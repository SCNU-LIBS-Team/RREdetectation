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3.svg" ContentType="image/svg+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9D9CA1">
      <w:pPr>
        <w:pStyle w:val="57"/>
        <w:pBdr>
          <w:bottom w:val="single" w:color="auto" w:sz="12" w:space="1"/>
        </w:pBdr>
        <w:tabs>
          <w:tab w:val="left" w:pos="7920"/>
        </w:tabs>
        <w:adjustRightInd w:val="0"/>
        <w:spacing w:after="120" w:afterLines="50" w:line="460" w:lineRule="atLeast"/>
        <w:ind w:firstLine="505" w:firstLineChars="60"/>
        <w:rPr>
          <w:rFonts w:eastAsia="宋体"/>
          <w:highlight w:val="none"/>
        </w:rPr>
      </w:pPr>
      <w:r>
        <w:rPr>
          <w:rFonts w:hint="eastAsia" w:eastAsia="宋体"/>
          <w:highlight w:val="none"/>
        </w:rPr>
        <w:t>权利要求书</w:t>
      </w:r>
    </w:p>
    <w:p w14:paraId="16327E6F">
      <w:pPr>
        <w:spacing w:line="460" w:lineRule="atLeast"/>
        <w:ind w:firstLine="480" w:firstLineChars="200"/>
        <w:rPr>
          <w:rFonts w:hint="eastAsia"/>
          <w:sz w:val="24"/>
          <w:highlight w:val="none"/>
          <w:lang w:val="en-US" w:eastAsia="zh-CN"/>
        </w:rPr>
      </w:pPr>
      <w:r>
        <w:rPr>
          <w:rFonts w:hint="eastAsia"/>
          <w:sz w:val="24"/>
          <w:highlight w:val="none"/>
        </w:rPr>
        <w:t>1.</w:t>
      </w:r>
      <w:r>
        <w:rPr>
          <w:rFonts w:hint="eastAsia"/>
          <w:sz w:val="24"/>
          <w:highlight w:val="none"/>
          <w:lang w:val="en-US" w:eastAsia="zh-CN"/>
        </w:rPr>
        <w:t>一种基于LIBS光谱的稀土元素检测方法，其特征在于，所述方法包括：</w:t>
      </w:r>
    </w:p>
    <w:p w14:paraId="5FF454AA">
      <w:pPr>
        <w:spacing w:line="460" w:lineRule="atLeast"/>
        <w:ind w:firstLine="480" w:firstLineChars="200"/>
        <w:rPr>
          <w:rFonts w:hint="eastAsia"/>
          <w:sz w:val="24"/>
          <w:highlight w:val="none"/>
          <w:lang w:val="en-US" w:eastAsia="zh-CN"/>
        </w:rPr>
      </w:pPr>
      <w:r>
        <w:rPr>
          <w:rFonts w:hint="eastAsia"/>
          <w:sz w:val="24"/>
          <w:highlight w:val="none"/>
          <w:lang w:val="en-US" w:eastAsia="zh-CN"/>
        </w:rPr>
        <w:t>步骤S1，获取用于表征多种稀土元素的模拟光谱，并基于所述模拟光谱确定所述多种稀土元素的可用峰；</w:t>
      </w:r>
    </w:p>
    <w:p w14:paraId="37A0FFDD">
      <w:pPr>
        <w:spacing w:line="460" w:lineRule="atLeast"/>
        <w:ind w:firstLine="480" w:firstLineChars="200"/>
        <w:rPr>
          <w:rFonts w:hint="eastAsia"/>
          <w:sz w:val="24"/>
          <w:highlight w:val="none"/>
          <w:lang w:val="en-US" w:eastAsia="zh-CN"/>
        </w:rPr>
      </w:pPr>
      <w:r>
        <w:rPr>
          <w:rFonts w:hint="eastAsia"/>
          <w:sz w:val="24"/>
          <w:highlight w:val="none"/>
          <w:lang w:val="en-US" w:eastAsia="zh-CN"/>
        </w:rPr>
        <w:t>步骤S2，确定所述多种稀土元素的特征谱线，并寻找每一所述稀土元素的特征谱线的基体干扰元素，生成每一所述稀土元素的特征谱线的基体干扰元素列表；</w:t>
      </w:r>
    </w:p>
    <w:p w14:paraId="5ACA5080">
      <w:pPr>
        <w:spacing w:line="460" w:lineRule="atLeast"/>
        <w:ind w:firstLine="480" w:firstLineChars="200"/>
        <w:rPr>
          <w:rFonts w:hint="eastAsia"/>
          <w:sz w:val="24"/>
          <w:highlight w:val="none"/>
          <w:lang w:val="en-US" w:eastAsia="zh-CN"/>
        </w:rPr>
      </w:pPr>
      <w:r>
        <w:rPr>
          <w:rFonts w:hint="eastAsia"/>
          <w:sz w:val="24"/>
          <w:highlight w:val="none"/>
          <w:lang w:val="en-US" w:eastAsia="zh-CN"/>
        </w:rPr>
        <w:t>步骤S3，针对每一所述稀土元素的特征谱线，根据预设电子温度对所述稀土元素的特征谱线进行谱线强度计算，得到所述稀土元素的特征谱线的谱线强度；</w:t>
      </w:r>
    </w:p>
    <w:p w14:paraId="2B929576">
      <w:pPr>
        <w:spacing w:line="460" w:lineRule="atLeast"/>
        <w:ind w:firstLine="480" w:firstLineChars="200"/>
        <w:rPr>
          <w:rFonts w:hint="eastAsia"/>
          <w:sz w:val="24"/>
          <w:highlight w:val="none"/>
          <w:lang w:val="en-US" w:eastAsia="zh-CN"/>
        </w:rPr>
      </w:pPr>
      <w:r>
        <w:rPr>
          <w:rFonts w:hint="eastAsia"/>
          <w:sz w:val="24"/>
          <w:highlight w:val="none"/>
          <w:lang w:val="en-US" w:eastAsia="zh-CN"/>
        </w:rPr>
        <w:t>步骤S4，根据各种所述稀土元素的特征谱线的波长、与其对应的谱线强度以及与其对应的基体干扰元素列表生成用于表征模拟光谱的波长以及谱线强度的理论强度梳；</w:t>
      </w:r>
    </w:p>
    <w:p w14:paraId="36AC0868">
      <w:pPr>
        <w:spacing w:line="460" w:lineRule="atLeast"/>
        <w:ind w:firstLine="480" w:firstLineChars="200"/>
        <w:rPr>
          <w:rFonts w:hint="eastAsia"/>
          <w:sz w:val="24"/>
          <w:highlight w:val="none"/>
          <w:lang w:val="en-US" w:eastAsia="zh-CN"/>
        </w:rPr>
      </w:pPr>
      <w:r>
        <w:rPr>
          <w:rFonts w:hint="eastAsia"/>
          <w:sz w:val="24"/>
          <w:highlight w:val="none"/>
          <w:lang w:val="en-US" w:eastAsia="zh-CN"/>
        </w:rPr>
        <w:t>步骤S5，获取待测样品的真实光谱，并确定所述真实光谱中的各个谱峰的强度；</w:t>
      </w:r>
    </w:p>
    <w:p w14:paraId="32CAB494">
      <w:pPr>
        <w:spacing w:line="460" w:lineRule="atLeast"/>
        <w:ind w:firstLine="480" w:firstLineChars="200"/>
        <w:rPr>
          <w:rFonts w:hint="eastAsia"/>
          <w:sz w:val="24"/>
          <w:highlight w:val="none"/>
          <w:lang w:val="en-US" w:eastAsia="zh-CN"/>
        </w:rPr>
      </w:pPr>
      <w:r>
        <w:rPr>
          <w:rFonts w:hint="eastAsia"/>
          <w:sz w:val="24"/>
          <w:highlight w:val="none"/>
          <w:lang w:val="en-US" w:eastAsia="zh-CN"/>
        </w:rPr>
        <w:t>步骤S6，将所述多种稀土元素的可用峰作为需要匹配的峰位数，将各个所述谱峰作为全局总峰位数，构建代价矩阵；</w:t>
      </w:r>
    </w:p>
    <w:p w14:paraId="25C60A9E">
      <w:pPr>
        <w:spacing w:line="460" w:lineRule="atLeast"/>
        <w:ind w:firstLine="480" w:firstLineChars="200"/>
        <w:rPr>
          <w:rFonts w:hint="eastAsia"/>
          <w:sz w:val="24"/>
          <w:highlight w:val="none"/>
          <w:lang w:val="en-US" w:eastAsia="zh-CN"/>
        </w:rPr>
      </w:pPr>
      <w:r>
        <w:rPr>
          <w:rFonts w:hint="eastAsia"/>
          <w:sz w:val="24"/>
          <w:highlight w:val="none"/>
          <w:lang w:val="en-US" w:eastAsia="zh-CN"/>
        </w:rPr>
        <w:t>步骤S7，根据所述代价矩阵的变换，从所述全局总峰位数中筛选出与所述多种稀土元素的可用峰一一对应的实验谱峰；</w:t>
      </w:r>
    </w:p>
    <w:p w14:paraId="691E522B">
      <w:pPr>
        <w:spacing w:line="460" w:lineRule="atLeast"/>
        <w:ind w:firstLine="480" w:firstLineChars="200"/>
        <w:rPr>
          <w:rFonts w:hint="eastAsia"/>
          <w:sz w:val="24"/>
          <w:highlight w:val="none"/>
          <w:lang w:val="en-US" w:eastAsia="zh-CN"/>
        </w:rPr>
      </w:pPr>
      <w:r>
        <w:rPr>
          <w:rFonts w:hint="eastAsia"/>
          <w:sz w:val="24"/>
          <w:highlight w:val="none"/>
          <w:lang w:val="en-US" w:eastAsia="zh-CN"/>
        </w:rPr>
        <w:t>步骤S8，根据筛选得到的多个所述实验谱峰对应的强度生成用于表征真实光谱的波长以及谱线强度的实验强度梳；</w:t>
      </w:r>
    </w:p>
    <w:p w14:paraId="02A2A288">
      <w:pPr>
        <w:spacing w:line="460" w:lineRule="atLeast"/>
        <w:ind w:firstLine="480" w:firstLineChars="200"/>
        <w:rPr>
          <w:rFonts w:hint="eastAsia"/>
          <w:sz w:val="24"/>
          <w:highlight w:val="none"/>
          <w:lang w:val="en-US" w:eastAsia="zh-CN"/>
        </w:rPr>
      </w:pPr>
      <w:r>
        <w:rPr>
          <w:rFonts w:hint="eastAsia"/>
          <w:sz w:val="24"/>
          <w:highlight w:val="none"/>
          <w:lang w:val="en-US" w:eastAsia="zh-CN"/>
        </w:rPr>
        <w:t>步骤S9，根据所述理论强度梳和所述实验强度梳确定针对所述待测样品的多种元素的置信度，并确定置信度前N位的基体元素；</w:t>
      </w:r>
    </w:p>
    <w:p w14:paraId="7B886010">
      <w:pPr>
        <w:spacing w:line="460" w:lineRule="atLeast"/>
        <w:ind w:firstLine="480" w:firstLineChars="200"/>
        <w:rPr>
          <w:rFonts w:hint="eastAsia"/>
          <w:sz w:val="24"/>
          <w:highlight w:val="none"/>
          <w:lang w:val="en-US" w:eastAsia="zh-CN"/>
        </w:rPr>
      </w:pPr>
      <w:r>
        <w:rPr>
          <w:rFonts w:hint="eastAsia"/>
          <w:sz w:val="24"/>
          <w:highlight w:val="none"/>
          <w:lang w:val="en-US" w:eastAsia="zh-CN"/>
        </w:rPr>
        <w:t>步骤S10，根据置信度前N位的基体元素确定目标温度；</w:t>
      </w:r>
    </w:p>
    <w:p w14:paraId="4F10755E">
      <w:pPr>
        <w:spacing w:line="460" w:lineRule="atLeast"/>
        <w:ind w:firstLine="480" w:firstLineChars="200"/>
        <w:rPr>
          <w:rFonts w:hint="eastAsia"/>
          <w:sz w:val="24"/>
          <w:highlight w:val="none"/>
          <w:lang w:val="en-US" w:eastAsia="zh-CN"/>
        </w:rPr>
      </w:pPr>
      <w:r>
        <w:rPr>
          <w:rFonts w:hint="eastAsia"/>
          <w:sz w:val="24"/>
          <w:highlight w:val="none"/>
          <w:lang w:val="en-US" w:eastAsia="zh-CN"/>
        </w:rPr>
        <w:t>步骤S11，将所述预设电子温度替换为所述目标温度，并重复执行步骤S3-S9，输出在所述目标温度下的所述待测样品的各种稀土元素的置信度，根据各个所述置信度对所述待测样品进行稀土元素检测分析。</w:t>
      </w:r>
    </w:p>
    <w:p w14:paraId="1937A8B9">
      <w:pPr>
        <w:spacing w:line="460" w:lineRule="atLeast"/>
        <w:ind w:firstLine="480" w:firstLineChars="200"/>
        <w:rPr>
          <w:rFonts w:hint="eastAsia"/>
          <w:sz w:val="24"/>
          <w:highlight w:val="none"/>
          <w:lang w:val="en-US" w:eastAsia="zh-CN"/>
        </w:rPr>
      </w:pPr>
    </w:p>
    <w:p w14:paraId="7F61B095">
      <w:pPr>
        <w:spacing w:line="460" w:lineRule="atLeast"/>
        <w:ind w:firstLine="480" w:firstLineChars="200"/>
        <w:rPr>
          <w:rFonts w:hint="eastAsia"/>
          <w:sz w:val="24"/>
          <w:highlight w:val="none"/>
          <w:lang w:val="en-US" w:eastAsia="zh-CN"/>
        </w:rPr>
      </w:pPr>
      <w:r>
        <w:rPr>
          <w:rFonts w:hint="eastAsia"/>
          <w:sz w:val="24"/>
          <w:highlight w:val="none"/>
          <w:lang w:val="en-US" w:eastAsia="zh-CN"/>
        </w:rPr>
        <w:t>2.根据权利要求1所述的基于LIBS光谱的稀土元素检测方法，其特征在于，所述寻找每一所述稀土元素的特征谱线的基体干扰元素，包括：</w:t>
      </w:r>
    </w:p>
    <w:p w14:paraId="08EA06EE">
      <w:pPr>
        <w:spacing w:line="460" w:lineRule="atLeast"/>
        <w:ind w:firstLine="480" w:firstLineChars="200"/>
        <w:rPr>
          <w:rFonts w:hint="eastAsia"/>
          <w:sz w:val="24"/>
          <w:highlight w:val="none"/>
          <w:lang w:val="en-US" w:eastAsia="zh-CN"/>
        </w:rPr>
      </w:pPr>
      <w:r>
        <w:rPr>
          <w:rFonts w:hint="eastAsia"/>
          <w:sz w:val="24"/>
          <w:highlight w:val="none"/>
          <w:lang w:val="en-US" w:eastAsia="zh-CN"/>
        </w:rPr>
        <w:t>针对每一所述稀土元素的特征谱线，计算所述稀土元素的特征谱线与各种基体元素的特征谱线之间的距离；</w:t>
      </w:r>
    </w:p>
    <w:p w14:paraId="688FE208">
      <w:pPr>
        <w:spacing w:line="460" w:lineRule="atLeast"/>
        <w:ind w:firstLine="480" w:firstLineChars="200"/>
        <w:rPr>
          <w:rFonts w:hint="eastAsia"/>
          <w:sz w:val="24"/>
          <w:highlight w:val="none"/>
          <w:lang w:val="en-US" w:eastAsia="zh-CN"/>
        </w:rPr>
      </w:pPr>
      <w:r>
        <w:rPr>
          <w:rFonts w:hint="eastAsia"/>
          <w:sz w:val="24"/>
          <w:highlight w:val="none"/>
          <w:lang w:val="en-US" w:eastAsia="zh-CN"/>
        </w:rPr>
        <w:t>针对每一所述基体元素的特征谱线，若所述稀土元素的特征谱线与所述基体元素的特征谱线之间的距离小于预设的孤立峰阈值，则判定所述基体元素的特征谱线对所述稀土元素的特征谱线存在基体元素干扰，判定所述基体元素为所述基体干扰元素；</w:t>
      </w:r>
    </w:p>
    <w:p w14:paraId="1F07CA46">
      <w:pPr>
        <w:spacing w:line="460" w:lineRule="atLeast"/>
        <w:ind w:firstLine="480" w:firstLineChars="200"/>
        <w:rPr>
          <w:rFonts w:hint="eastAsia"/>
          <w:sz w:val="24"/>
          <w:highlight w:val="none"/>
          <w:lang w:val="en-US" w:eastAsia="zh-CN"/>
        </w:rPr>
      </w:pPr>
      <w:r>
        <w:rPr>
          <w:rFonts w:hint="eastAsia"/>
          <w:sz w:val="24"/>
          <w:highlight w:val="none"/>
          <w:lang w:val="en-US" w:eastAsia="zh-CN"/>
        </w:rPr>
        <w:t>其中，所述稀土元素的特征谱线与所述基体元素的特征谱线之间的距离通过以下步骤计算得出：</w:t>
      </w:r>
    </w:p>
    <w:p w14:paraId="358C912A">
      <w:pPr>
        <w:spacing w:line="460" w:lineRule="atLeast"/>
        <w:ind w:firstLine="480" w:firstLineChars="200"/>
        <w:rPr>
          <w:rFonts w:hint="eastAsia"/>
          <w:sz w:val="24"/>
          <w:highlight w:val="none"/>
          <w:lang w:val="en-US" w:eastAsia="zh-CN"/>
        </w:rPr>
      </w:pPr>
      <w:r>
        <w:rPr>
          <w:rFonts w:hint="eastAsia"/>
          <w:sz w:val="24"/>
          <w:highlight w:val="none"/>
          <w:lang w:val="en-US" w:eastAsia="zh-CN"/>
        </w:rPr>
        <w:t>确定所述稀土元素的特征谱线的谱线中心波长和所述基体元素的特征谱线的谱线中心波长，根据所述稀土元素的特征谱线的谱线中心波长和所述基体元素的特征谱线的谱线中心波长、玻尔兹曼常数、所述预设电子温度确定所述稀土元素的特征谱线与所述基体元素的特征谱线之间的距离。</w:t>
      </w:r>
    </w:p>
    <w:p w14:paraId="3965AEB3">
      <w:pPr>
        <w:spacing w:line="460" w:lineRule="atLeast"/>
        <w:ind w:firstLine="480" w:firstLineChars="200"/>
        <w:rPr>
          <w:rFonts w:hint="eastAsia"/>
          <w:sz w:val="24"/>
          <w:highlight w:val="none"/>
          <w:lang w:val="en-US" w:eastAsia="zh-CN"/>
        </w:rPr>
      </w:pPr>
    </w:p>
    <w:p w14:paraId="74948780">
      <w:pPr>
        <w:spacing w:line="460" w:lineRule="atLeast"/>
        <w:ind w:firstLine="480" w:firstLineChars="200"/>
        <w:rPr>
          <w:rFonts w:hint="eastAsia"/>
          <w:sz w:val="24"/>
          <w:highlight w:val="none"/>
          <w:lang w:val="en-US" w:eastAsia="zh-CN"/>
        </w:rPr>
      </w:pPr>
      <w:r>
        <w:rPr>
          <w:rFonts w:hint="eastAsia"/>
          <w:sz w:val="24"/>
          <w:highlight w:val="none"/>
          <w:lang w:val="en-US" w:eastAsia="zh-CN"/>
        </w:rPr>
        <w:t>3.根据权利要求1所述的基于LIBS光谱的稀土元素检测方法，其特征在于，所述寻找每一所述稀土元素的特征谱线的基体干扰元素，根据预设电子温度对所述稀土元素的特征谱线进行谱线强度计算，得到所述稀土元素的特征谱线的谱线强度，包括：</w:t>
      </w:r>
    </w:p>
    <w:p w14:paraId="0385B861">
      <w:pPr>
        <w:spacing w:line="460" w:lineRule="atLeast"/>
        <w:ind w:firstLine="480" w:firstLineChars="200"/>
        <w:rPr>
          <w:rFonts w:hint="eastAsia"/>
          <w:sz w:val="24"/>
          <w:highlight w:val="none"/>
          <w:lang w:val="en-US" w:eastAsia="zh-CN"/>
        </w:rPr>
      </w:pPr>
      <w:r>
        <w:rPr>
          <w:rFonts w:hint="eastAsia"/>
          <w:sz w:val="24"/>
          <w:highlight w:val="none"/>
          <w:lang w:val="en-US" w:eastAsia="zh-CN"/>
        </w:rPr>
        <w:t>针对每一所述稀土元素的特征谱线，根据所述稀土元素的特征谱线对应的跃迁辐射中心波长、自发辐射跃迁几率、上能级k的简并度、上能级能量，以及玻尔兹曼常数、所述预设电子温度和在所述预设电子温度下的跃迁粒子配分函数确定所述稀土元素的特征谱线的谱线强度。</w:t>
      </w:r>
    </w:p>
    <w:p w14:paraId="52C211AD">
      <w:pPr>
        <w:spacing w:line="460" w:lineRule="atLeast"/>
        <w:ind w:firstLine="480" w:firstLineChars="200"/>
        <w:rPr>
          <w:rFonts w:hint="eastAsia"/>
          <w:sz w:val="24"/>
          <w:highlight w:val="none"/>
          <w:lang w:val="en-US" w:eastAsia="zh-CN"/>
        </w:rPr>
      </w:pPr>
    </w:p>
    <w:p w14:paraId="786CA851">
      <w:pPr>
        <w:spacing w:line="460" w:lineRule="atLeast"/>
        <w:ind w:firstLine="480" w:firstLineChars="200"/>
        <w:rPr>
          <w:rFonts w:hint="eastAsia"/>
          <w:sz w:val="24"/>
          <w:highlight w:val="none"/>
          <w:lang w:val="en-US" w:eastAsia="zh-CN"/>
        </w:rPr>
      </w:pPr>
      <w:r>
        <w:rPr>
          <w:rFonts w:hint="eastAsia"/>
          <w:sz w:val="24"/>
          <w:highlight w:val="none"/>
          <w:lang w:val="en-US" w:eastAsia="zh-CN"/>
        </w:rPr>
        <w:t>4.根据权利要求1所述的基于LIBS光谱的稀土元素检测方法，其特征在于，所述根据各种所述稀土元素的特征谱线的波长、与其对应的谱线强度以及与其对应的基体干扰元素列表生成用于表征模拟光谱的波长以及谱线强度的理论强度梳，包括：</w:t>
      </w:r>
    </w:p>
    <w:p w14:paraId="3CBED58C">
      <w:pPr>
        <w:spacing w:line="460" w:lineRule="atLeast"/>
        <w:ind w:firstLine="480" w:firstLineChars="200"/>
        <w:rPr>
          <w:rFonts w:hint="eastAsia"/>
          <w:sz w:val="24"/>
          <w:highlight w:val="none"/>
          <w:lang w:val="en-US" w:eastAsia="zh-CN"/>
        </w:rPr>
      </w:pPr>
      <w:r>
        <w:rPr>
          <w:rFonts w:hint="eastAsia"/>
          <w:sz w:val="24"/>
          <w:highlight w:val="none"/>
          <w:lang w:val="en-US" w:eastAsia="zh-CN"/>
        </w:rPr>
        <w:t>将各种所述稀土元素的特征谱线的波长作为横坐标，各种所述稀土元素的特征谱线的谱线强度作为纵坐标，生成用于表征模拟光谱的波长以及谱线强度的理论强度梳；</w:t>
      </w:r>
    </w:p>
    <w:p w14:paraId="17A9349D">
      <w:pPr>
        <w:spacing w:line="460" w:lineRule="atLeast"/>
        <w:ind w:firstLine="480" w:firstLineChars="200"/>
        <w:rPr>
          <w:rFonts w:hint="eastAsia"/>
          <w:sz w:val="24"/>
          <w:highlight w:val="none"/>
          <w:lang w:val="en-US" w:eastAsia="zh-CN"/>
        </w:rPr>
      </w:pPr>
      <w:r>
        <w:rPr>
          <w:rFonts w:hint="eastAsia"/>
          <w:sz w:val="24"/>
          <w:highlight w:val="none"/>
          <w:lang w:val="en-US" w:eastAsia="zh-CN"/>
        </w:rPr>
        <w:t>其中，所述理论强度梳当中不存在各种所述稀土元素的特征谱线对应的基体干扰元素的特征谱线。</w:t>
      </w:r>
    </w:p>
    <w:p w14:paraId="60D48BE3">
      <w:pPr>
        <w:spacing w:line="460" w:lineRule="atLeast"/>
        <w:ind w:firstLine="480" w:firstLineChars="200"/>
        <w:rPr>
          <w:rFonts w:hint="eastAsia"/>
          <w:sz w:val="24"/>
          <w:highlight w:val="none"/>
          <w:lang w:val="en-US" w:eastAsia="zh-CN"/>
        </w:rPr>
      </w:pPr>
    </w:p>
    <w:p w14:paraId="3E97D59E">
      <w:pPr>
        <w:spacing w:line="460" w:lineRule="atLeast"/>
        <w:ind w:firstLine="480" w:firstLineChars="200"/>
        <w:rPr>
          <w:rFonts w:hint="eastAsia"/>
          <w:sz w:val="24"/>
          <w:highlight w:val="none"/>
          <w:lang w:val="en-US" w:eastAsia="zh-CN"/>
        </w:rPr>
      </w:pPr>
      <w:r>
        <w:rPr>
          <w:rFonts w:hint="eastAsia"/>
          <w:sz w:val="24"/>
          <w:highlight w:val="none"/>
          <w:lang w:val="en-US" w:eastAsia="zh-CN"/>
        </w:rPr>
        <w:t>5.根据权利要求1所述的基于LIBS光谱的稀土元素检测方法，其特征在于，所述根据所述理论强度梳和所述实验强度梳确定针对所述待测样品的多种元素的置信度，包括：</w:t>
      </w:r>
    </w:p>
    <w:p w14:paraId="29B502C9">
      <w:pPr>
        <w:spacing w:line="460" w:lineRule="atLeast"/>
        <w:ind w:firstLine="480" w:firstLineChars="200"/>
        <w:rPr>
          <w:rFonts w:hint="eastAsia"/>
          <w:sz w:val="24"/>
          <w:highlight w:val="none"/>
          <w:lang w:val="en-US" w:eastAsia="zh-CN"/>
        </w:rPr>
      </w:pPr>
      <w:r>
        <w:rPr>
          <w:rFonts w:hint="eastAsia"/>
          <w:sz w:val="24"/>
          <w:highlight w:val="none"/>
          <w:lang w:val="en-US" w:eastAsia="zh-CN"/>
        </w:rPr>
        <w:t>针对每一元素，确定所述元素在所述理论强度梳中的谱线强度以及所述元素在所述实验强度梳中的谱线强度，并根据所述元素在所述理论强度梳中的谱线强度以及所述元素在所述实验强度梳中的谱线强度确定所述元素的置信度。</w:t>
      </w:r>
    </w:p>
    <w:p w14:paraId="5DDA5104">
      <w:pPr>
        <w:spacing w:line="460" w:lineRule="atLeast"/>
        <w:ind w:firstLine="480" w:firstLineChars="200"/>
        <w:rPr>
          <w:rFonts w:hint="eastAsia"/>
          <w:sz w:val="24"/>
          <w:highlight w:val="none"/>
          <w:lang w:val="en-US" w:eastAsia="zh-CN"/>
        </w:rPr>
      </w:pPr>
    </w:p>
    <w:p w14:paraId="317361F1">
      <w:pPr>
        <w:spacing w:line="460" w:lineRule="atLeast"/>
        <w:ind w:firstLine="480" w:firstLineChars="200"/>
        <w:rPr>
          <w:rFonts w:hint="eastAsia"/>
          <w:sz w:val="24"/>
          <w:highlight w:val="none"/>
          <w:lang w:val="en-US" w:eastAsia="zh-CN"/>
        </w:rPr>
      </w:pPr>
      <w:r>
        <w:rPr>
          <w:rFonts w:hint="eastAsia"/>
          <w:sz w:val="24"/>
          <w:highlight w:val="none"/>
          <w:lang w:val="en-US" w:eastAsia="zh-CN"/>
        </w:rPr>
        <w:t>6.根据权利要求1所述的基于LIBS光谱的稀土元素检测方法，其特征在于，所述根据置信度前N位的基体元素确定目标温度，包括：</w:t>
      </w:r>
    </w:p>
    <w:p w14:paraId="438C96CB">
      <w:pPr>
        <w:spacing w:line="460" w:lineRule="atLeast"/>
        <w:ind w:firstLine="480" w:firstLineChars="200"/>
        <w:rPr>
          <w:rFonts w:hint="eastAsia"/>
          <w:sz w:val="24"/>
          <w:highlight w:val="none"/>
          <w:lang w:val="en-US" w:eastAsia="zh-CN"/>
        </w:rPr>
      </w:pPr>
      <w:r>
        <w:rPr>
          <w:rFonts w:hint="eastAsia"/>
          <w:sz w:val="24"/>
          <w:highlight w:val="none"/>
          <w:lang w:val="en-US" w:eastAsia="zh-CN"/>
        </w:rPr>
        <w:t>针对每一基体元素，确定所述基体元素在玻尔兹曼平面所拟合的决定系数，根据所述决定系数以及所述元素的置信度确定所述元素的置信度评分；</w:t>
      </w:r>
    </w:p>
    <w:p w14:paraId="276D1AFD">
      <w:pPr>
        <w:spacing w:line="460" w:lineRule="atLeast"/>
        <w:ind w:firstLine="480" w:firstLineChars="200"/>
        <w:rPr>
          <w:rFonts w:hint="eastAsia"/>
          <w:sz w:val="24"/>
          <w:highlight w:val="none"/>
          <w:lang w:val="en-US" w:eastAsia="zh-CN"/>
        </w:rPr>
      </w:pPr>
      <w:r>
        <w:rPr>
          <w:rFonts w:hint="eastAsia"/>
          <w:sz w:val="24"/>
          <w:highlight w:val="none"/>
          <w:lang w:val="en-US" w:eastAsia="zh-CN"/>
        </w:rPr>
        <w:t>对所述前N位的基体元素的评分置信度评分作softmax处理，得到前N位置信度的温度更新归一化权重；</w:t>
      </w:r>
    </w:p>
    <w:p w14:paraId="504FB44A">
      <w:pPr>
        <w:spacing w:line="460" w:lineRule="atLeast"/>
        <w:ind w:firstLine="480" w:firstLineChars="200"/>
        <w:rPr>
          <w:rFonts w:hint="eastAsia"/>
          <w:sz w:val="24"/>
          <w:highlight w:val="none"/>
          <w:lang w:val="en-US" w:eastAsia="zh-CN"/>
        </w:rPr>
      </w:pPr>
      <w:r>
        <w:rPr>
          <w:rFonts w:hint="eastAsia"/>
          <w:sz w:val="24"/>
          <w:highlight w:val="none"/>
          <w:lang w:val="en-US" w:eastAsia="zh-CN"/>
        </w:rPr>
        <w:t>根据所述温度更新归一化权重计算得出所述目标温度。</w:t>
      </w:r>
    </w:p>
    <w:p w14:paraId="40770975">
      <w:pPr>
        <w:spacing w:line="460" w:lineRule="atLeast"/>
        <w:ind w:firstLine="480" w:firstLineChars="200"/>
        <w:rPr>
          <w:rFonts w:hint="eastAsia"/>
          <w:sz w:val="24"/>
          <w:highlight w:val="none"/>
          <w:lang w:val="en-US" w:eastAsia="zh-CN"/>
        </w:rPr>
      </w:pPr>
    </w:p>
    <w:p w14:paraId="6D27C59B">
      <w:pPr>
        <w:spacing w:line="460" w:lineRule="atLeast"/>
        <w:ind w:firstLine="480" w:firstLineChars="200"/>
        <w:rPr>
          <w:rFonts w:hint="eastAsia"/>
          <w:sz w:val="24"/>
          <w:highlight w:val="none"/>
          <w:lang w:val="en-US" w:eastAsia="zh-CN"/>
        </w:rPr>
      </w:pPr>
      <w:r>
        <w:rPr>
          <w:rFonts w:hint="eastAsia"/>
          <w:sz w:val="24"/>
          <w:highlight w:val="none"/>
          <w:lang w:val="en-US" w:eastAsia="zh-CN"/>
        </w:rPr>
        <w:t>7.根据权利要求1所述的基于LIBS光谱的稀土元素检测方法，其特征在于，在输出在所述目标温度下的所述待测样品的各种稀土元素的置信度之后，所述方法还包括：</w:t>
      </w:r>
    </w:p>
    <w:p w14:paraId="1E959851">
      <w:pPr>
        <w:spacing w:line="460" w:lineRule="atLeast"/>
        <w:ind w:firstLine="480" w:firstLineChars="200"/>
        <w:rPr>
          <w:rFonts w:hint="eastAsia"/>
          <w:sz w:val="24"/>
          <w:highlight w:val="none"/>
          <w:lang w:val="en-US" w:eastAsia="zh-CN"/>
        </w:rPr>
      </w:pPr>
      <w:r>
        <w:rPr>
          <w:rFonts w:hint="eastAsia"/>
          <w:sz w:val="24"/>
          <w:highlight w:val="none"/>
          <w:lang w:val="en-US" w:eastAsia="zh-CN"/>
        </w:rPr>
        <w:t>以250开尔文为温度迭代的步长，在5000K到20000K之间进行温度迭代，重复执行上述步骤S3-S9，得到每个所述元素在多个温度下所对应置信度；</w:t>
      </w:r>
    </w:p>
    <w:p w14:paraId="268E6FFA">
      <w:pPr>
        <w:spacing w:line="460" w:lineRule="atLeast"/>
        <w:ind w:firstLine="480" w:firstLineChars="200"/>
        <w:rPr>
          <w:sz w:val="24"/>
          <w:highlight w:val="none"/>
        </w:rPr>
      </w:pPr>
      <w:r>
        <w:rPr>
          <w:rFonts w:hint="eastAsia"/>
          <w:sz w:val="24"/>
          <w:highlight w:val="none"/>
          <w:lang w:val="en-US" w:eastAsia="zh-CN"/>
        </w:rPr>
        <w:t>针对每一所述元素，若所述元素在多个温度下的置信度极大值是在7500K-12</w:t>
      </w:r>
      <w:ins w:id="0" w:author="赖国梁" w:date="2026-05-24T23:11:06Z">
        <w:r>
          <w:rPr>
            <w:rFonts w:hint="eastAsia"/>
            <w:sz w:val="24"/>
            <w:highlight w:val="none"/>
            <w:lang w:val="en-US" w:eastAsia="zh-CN"/>
          </w:rPr>
          <w:t>1</w:t>
        </w:r>
      </w:ins>
      <w:del w:id="1" w:author="赖国梁" w:date="2026-05-24T23:11:06Z">
        <w:r>
          <w:rPr>
            <w:rFonts w:hint="eastAsia"/>
            <w:sz w:val="24"/>
            <w:highlight w:val="none"/>
            <w:lang w:val="en-US" w:eastAsia="zh-CN"/>
          </w:rPr>
          <w:delText>0</w:delText>
        </w:r>
      </w:del>
      <w:r>
        <w:rPr>
          <w:rFonts w:hint="eastAsia"/>
          <w:sz w:val="24"/>
          <w:highlight w:val="none"/>
          <w:lang w:val="en-US" w:eastAsia="zh-CN"/>
        </w:rPr>
        <w:t>00K范围内得到的，则将所述元素的置信度置为0</w:t>
      </w:r>
      <w:r>
        <w:rPr>
          <w:rFonts w:hint="eastAsia"/>
          <w:sz w:val="24"/>
          <w:highlight w:val="none"/>
        </w:rPr>
        <w:t>。</w:t>
      </w:r>
    </w:p>
    <w:p w14:paraId="32A2613E">
      <w:pPr>
        <w:spacing w:line="460" w:lineRule="atLeast"/>
        <w:rPr>
          <w:sz w:val="24"/>
          <w:highlight w:val="none"/>
        </w:rPr>
        <w:sectPr>
          <w:footerReference r:id="rId5" w:type="default"/>
          <w:footerReference r:id="rId6" w:type="even"/>
          <w:pgSz w:w="11907" w:h="16840"/>
          <w:pgMar w:top="1417" w:right="850" w:bottom="850" w:left="1417" w:header="567" w:footer="737" w:gutter="0"/>
          <w:pgNumType w:start="1"/>
          <w:cols w:space="0" w:num="1"/>
          <w:docGrid w:linePitch="286" w:charSpace="0"/>
        </w:sectPr>
      </w:pPr>
    </w:p>
    <w:p w14:paraId="1A7945F1">
      <w:pPr>
        <w:pStyle w:val="57"/>
        <w:pBdr>
          <w:bottom w:val="single" w:color="auto" w:sz="12" w:space="1"/>
        </w:pBdr>
        <w:tabs>
          <w:tab w:val="left" w:pos="7920"/>
        </w:tabs>
        <w:adjustRightInd w:val="0"/>
        <w:spacing w:after="120" w:afterLines="50" w:line="460" w:lineRule="atLeast"/>
        <w:ind w:firstLine="505" w:firstLineChars="60"/>
        <w:rPr>
          <w:rFonts w:eastAsia="宋体"/>
          <w:szCs w:val="36"/>
          <w:highlight w:val="none"/>
        </w:rPr>
      </w:pPr>
      <w:r>
        <w:rPr>
          <w:rFonts w:hint="eastAsia" w:eastAsia="宋体"/>
          <w:szCs w:val="36"/>
          <w:highlight w:val="none"/>
        </w:rPr>
        <w:t>说明书</w:t>
      </w:r>
    </w:p>
    <w:p w14:paraId="397CEDCA">
      <w:pPr>
        <w:spacing w:line="460" w:lineRule="atLeast"/>
        <w:jc w:val="center"/>
        <w:rPr>
          <w:rFonts w:hint="eastAsia" w:eastAsia="宋体"/>
          <w:b/>
          <w:sz w:val="24"/>
          <w:highlight w:val="none"/>
          <w:lang w:eastAsia="zh-CN"/>
        </w:rPr>
      </w:pPr>
      <w:r>
        <w:rPr>
          <w:rFonts w:hint="eastAsia"/>
          <w:b/>
          <w:sz w:val="24"/>
          <w:highlight w:val="none"/>
        </w:rPr>
        <w:t>一种</w:t>
      </w:r>
      <w:r>
        <w:rPr>
          <w:rFonts w:hint="eastAsia"/>
          <w:b/>
          <w:sz w:val="24"/>
          <w:highlight w:val="none"/>
          <w:lang w:eastAsia="zh-CN"/>
        </w:rPr>
        <w:t>基于LIBS光谱的稀土元素检测方法</w:t>
      </w:r>
    </w:p>
    <w:p w14:paraId="08BB43EA">
      <w:pPr>
        <w:spacing w:line="460" w:lineRule="atLeast"/>
        <w:jc w:val="center"/>
        <w:rPr>
          <w:b/>
          <w:sz w:val="24"/>
          <w:highlight w:val="none"/>
        </w:rPr>
      </w:pPr>
    </w:p>
    <w:p w14:paraId="13292035">
      <w:pPr>
        <w:pStyle w:val="3"/>
        <w:keepNext w:val="0"/>
        <w:keepLines w:val="0"/>
        <w:tabs>
          <w:tab w:val="left" w:pos="6420"/>
        </w:tabs>
        <w:adjustRightInd/>
        <w:snapToGrid w:val="0"/>
        <w:spacing w:before="0" w:after="0" w:line="460" w:lineRule="atLeast"/>
        <w:rPr>
          <w:snapToGrid w:val="0"/>
          <w:sz w:val="24"/>
          <w:szCs w:val="24"/>
          <w:highlight w:val="none"/>
        </w:rPr>
      </w:pPr>
      <w:r>
        <w:rPr>
          <w:rFonts w:hint="eastAsia"/>
          <w:snapToGrid w:val="0"/>
          <w:sz w:val="24"/>
          <w:szCs w:val="24"/>
          <w:highlight w:val="none"/>
        </w:rPr>
        <w:t>技术领域</w:t>
      </w:r>
    </w:p>
    <w:p w14:paraId="2BC54D93">
      <w:pPr>
        <w:spacing w:line="460" w:lineRule="atLeast"/>
        <w:ind w:firstLine="480" w:firstLineChars="200"/>
        <w:rPr>
          <w:sz w:val="24"/>
          <w:highlight w:val="none"/>
        </w:rPr>
      </w:pPr>
      <w:r>
        <w:rPr>
          <w:sz w:val="24"/>
          <w:highlight w:val="none"/>
        </w:rPr>
        <w:t>本</w:t>
      </w:r>
      <w:r>
        <w:rPr>
          <w:rFonts w:hint="eastAsia"/>
          <w:sz w:val="24"/>
          <w:highlight w:val="none"/>
        </w:rPr>
        <w:t>申请</w:t>
      </w:r>
      <w:r>
        <w:rPr>
          <w:sz w:val="24"/>
          <w:highlight w:val="none"/>
        </w:rPr>
        <w:t>涉及</w:t>
      </w:r>
      <w:r>
        <w:rPr>
          <w:rFonts w:hint="eastAsia"/>
          <w:sz w:val="24"/>
          <w:highlight w:val="none"/>
          <w:lang w:val="en-US" w:eastAsia="zh-CN"/>
        </w:rPr>
        <w:t>元素分析</w:t>
      </w:r>
      <w:r>
        <w:rPr>
          <w:rFonts w:hint="eastAsia"/>
          <w:sz w:val="24"/>
          <w:highlight w:val="none"/>
        </w:rPr>
        <w:t>技术领域，尤其涉及一种</w:t>
      </w:r>
      <w:r>
        <w:rPr>
          <w:rFonts w:hint="eastAsia"/>
          <w:sz w:val="24"/>
          <w:highlight w:val="none"/>
          <w:lang w:eastAsia="zh-CN"/>
        </w:rPr>
        <w:t>基于LIBS光谱的稀土元素检测方法</w:t>
      </w:r>
      <w:r>
        <w:rPr>
          <w:rFonts w:hint="eastAsia"/>
          <w:sz w:val="24"/>
          <w:highlight w:val="none"/>
        </w:rPr>
        <w:t>。</w:t>
      </w:r>
    </w:p>
    <w:p w14:paraId="4B3DBC58">
      <w:pPr>
        <w:spacing w:line="460" w:lineRule="atLeast"/>
        <w:rPr>
          <w:b/>
          <w:bCs/>
          <w:sz w:val="24"/>
          <w:highlight w:val="none"/>
        </w:rPr>
      </w:pPr>
      <w:r>
        <w:rPr>
          <w:rFonts w:hint="eastAsia"/>
          <w:b/>
          <w:bCs/>
          <w:sz w:val="24"/>
          <w:highlight w:val="none"/>
        </w:rPr>
        <w:t>背景技术</w:t>
      </w:r>
    </w:p>
    <w:p w14:paraId="41CEA8AD">
      <w:pPr>
        <w:spacing w:line="460" w:lineRule="atLeast"/>
        <w:ind w:firstLine="480" w:firstLineChars="200"/>
        <w:rPr>
          <w:rFonts w:hint="default" w:eastAsia="宋体"/>
          <w:sz w:val="24"/>
          <w:highlight w:val="none"/>
          <w:lang w:val="en-US" w:eastAsia="zh-CN"/>
        </w:rPr>
      </w:pPr>
      <w:r>
        <w:rPr>
          <w:rFonts w:hint="eastAsia"/>
          <w:sz w:val="24"/>
          <w:highlight w:val="none"/>
          <w:lang w:val="en-US" w:eastAsia="zh-CN"/>
        </w:rPr>
        <w:t>在面对未知但可能含有稀土元素的样品时，稀土元素的含量低、基体元素的干扰以及稀土元素本身的发射谱线复杂是影响稀土元素检测的主要影响原因</w:t>
      </w:r>
      <w:r>
        <w:rPr>
          <w:rFonts w:hint="eastAsia"/>
          <w:sz w:val="24"/>
          <w:highlight w:val="none"/>
          <w:lang w:eastAsia="zh-CN"/>
        </w:rPr>
        <w:t>，</w:t>
      </w:r>
      <w:r>
        <w:rPr>
          <w:rFonts w:hint="eastAsia"/>
          <w:sz w:val="24"/>
          <w:highlight w:val="none"/>
          <w:lang w:val="en-US" w:eastAsia="zh-CN"/>
        </w:rPr>
        <w:t>在现有技术当中，更多的是针对稀土元素的LIBS硬件装置的改进以及光谱信号的增强，而忽略了后续光谱处理和分析的重要性，难以利用光谱来对稀土元素进行检测。</w:t>
      </w:r>
    </w:p>
    <w:p w14:paraId="3E07A32E">
      <w:pPr>
        <w:spacing w:line="460" w:lineRule="atLeast"/>
        <w:ind w:firstLine="480" w:firstLineChars="200"/>
        <w:rPr>
          <w:sz w:val="24"/>
          <w:highlight w:val="none"/>
        </w:rPr>
      </w:pPr>
    </w:p>
    <w:p w14:paraId="460BEDE8">
      <w:pPr>
        <w:snapToGrid w:val="0"/>
        <w:rPr>
          <w:b/>
          <w:bCs/>
          <w:sz w:val="24"/>
          <w:highlight w:val="none"/>
        </w:rPr>
      </w:pPr>
      <w:r>
        <w:rPr>
          <w:rFonts w:hint="eastAsia"/>
          <w:b/>
          <w:bCs/>
          <w:sz w:val="24"/>
          <w:highlight w:val="none"/>
        </w:rPr>
        <w:t>发明内容</w:t>
      </w:r>
    </w:p>
    <w:p w14:paraId="52B2C116">
      <w:pPr>
        <w:spacing w:line="460" w:lineRule="atLeast"/>
        <w:ind w:firstLine="480" w:firstLineChars="200"/>
        <w:rPr>
          <w:sz w:val="24"/>
          <w:highlight w:val="none"/>
        </w:rPr>
      </w:pPr>
      <w:r>
        <w:rPr>
          <w:rFonts w:hint="eastAsia"/>
          <w:sz w:val="24"/>
          <w:highlight w:val="none"/>
        </w:rPr>
        <w:t>为了解决上述问题，本申请实施例提供了一种</w:t>
      </w:r>
      <w:r>
        <w:rPr>
          <w:rFonts w:hint="eastAsia"/>
          <w:sz w:val="24"/>
          <w:highlight w:val="none"/>
          <w:lang w:eastAsia="zh-CN"/>
        </w:rPr>
        <w:t>基于LIBS光谱的稀土元素检测方法</w:t>
      </w:r>
      <w:r>
        <w:rPr>
          <w:rFonts w:hint="eastAsia"/>
          <w:sz w:val="24"/>
          <w:highlight w:val="none"/>
        </w:rPr>
        <w:t>，能够</w:t>
      </w:r>
      <w:r>
        <w:rPr>
          <w:rFonts w:hint="eastAsia"/>
          <w:sz w:val="24"/>
          <w:highlight w:val="none"/>
          <w:lang w:val="en-US" w:eastAsia="zh-CN"/>
        </w:rPr>
        <w:t>通过光谱来对于含稀土元素的待测样品进行元素种类定性分析</w:t>
      </w:r>
      <w:r>
        <w:rPr>
          <w:rFonts w:hint="eastAsia"/>
          <w:sz w:val="24"/>
          <w:highlight w:val="none"/>
        </w:rPr>
        <w:t>。</w:t>
      </w:r>
    </w:p>
    <w:p w14:paraId="6D6B54B5">
      <w:pPr>
        <w:spacing w:line="460" w:lineRule="atLeast"/>
        <w:ind w:firstLine="480" w:firstLineChars="200"/>
        <w:rPr>
          <w:rFonts w:hint="eastAsia"/>
          <w:sz w:val="24"/>
          <w:highlight w:val="none"/>
          <w:lang w:val="en-US" w:eastAsia="zh-CN"/>
        </w:rPr>
      </w:pPr>
      <w:r>
        <w:rPr>
          <w:rFonts w:hint="eastAsia"/>
          <w:sz w:val="24"/>
          <w:highlight w:val="none"/>
        </w:rPr>
        <w:t>根据本申请实施例的一方面，提出了一种</w:t>
      </w:r>
      <w:r>
        <w:rPr>
          <w:rFonts w:hint="eastAsia"/>
          <w:sz w:val="24"/>
          <w:highlight w:val="none"/>
          <w:lang w:eastAsia="zh-CN"/>
        </w:rPr>
        <w:t>基于LIBS光谱的稀土元素检测</w:t>
      </w:r>
      <w:r>
        <w:rPr>
          <w:rFonts w:hint="eastAsia"/>
          <w:sz w:val="24"/>
          <w:highlight w:val="none"/>
        </w:rPr>
        <w:t>方法，</w:t>
      </w:r>
      <w:r>
        <w:rPr>
          <w:rFonts w:hint="eastAsia"/>
          <w:sz w:val="24"/>
          <w:highlight w:val="none"/>
          <w:lang w:val="en-US" w:eastAsia="zh-CN"/>
        </w:rPr>
        <w:t>所述方法包括：</w:t>
      </w:r>
    </w:p>
    <w:p w14:paraId="25F834AE">
      <w:pPr>
        <w:spacing w:line="460" w:lineRule="atLeast"/>
        <w:ind w:firstLine="480" w:firstLineChars="200"/>
        <w:rPr>
          <w:rFonts w:hint="eastAsia"/>
          <w:sz w:val="24"/>
          <w:highlight w:val="none"/>
          <w:lang w:val="en-US" w:eastAsia="zh-CN"/>
        </w:rPr>
      </w:pPr>
      <w:r>
        <w:rPr>
          <w:rFonts w:hint="eastAsia"/>
          <w:sz w:val="24"/>
          <w:highlight w:val="none"/>
          <w:lang w:val="en-US" w:eastAsia="zh-CN"/>
        </w:rPr>
        <w:t>步骤S1，获取用于表征多种稀土元素的模拟光谱，并基于所述模拟光谱确定所述多种稀土元素的可用峰；</w:t>
      </w:r>
    </w:p>
    <w:p w14:paraId="5F599FB2">
      <w:pPr>
        <w:spacing w:line="460" w:lineRule="atLeast"/>
        <w:ind w:firstLine="480" w:firstLineChars="200"/>
        <w:rPr>
          <w:rFonts w:hint="eastAsia"/>
          <w:sz w:val="24"/>
          <w:highlight w:val="none"/>
          <w:lang w:val="en-US" w:eastAsia="zh-CN"/>
        </w:rPr>
      </w:pPr>
      <w:r>
        <w:rPr>
          <w:rFonts w:hint="eastAsia"/>
          <w:sz w:val="24"/>
          <w:highlight w:val="none"/>
          <w:lang w:val="en-US" w:eastAsia="zh-CN"/>
        </w:rPr>
        <w:t>步骤S2，确定所述多种稀土元素的特征谱线，并寻找每一所述稀土元素的特征谱线的基体干扰元素，生成每一所述稀土元素的特征谱线的基体干扰元素列表；</w:t>
      </w:r>
    </w:p>
    <w:p w14:paraId="6BD4737F">
      <w:pPr>
        <w:spacing w:line="460" w:lineRule="atLeast"/>
        <w:ind w:firstLine="480" w:firstLineChars="200"/>
        <w:rPr>
          <w:rFonts w:hint="eastAsia"/>
          <w:sz w:val="24"/>
          <w:highlight w:val="none"/>
          <w:lang w:val="en-US" w:eastAsia="zh-CN"/>
        </w:rPr>
      </w:pPr>
      <w:r>
        <w:rPr>
          <w:rFonts w:hint="eastAsia"/>
          <w:sz w:val="24"/>
          <w:highlight w:val="none"/>
          <w:lang w:val="en-US" w:eastAsia="zh-CN"/>
        </w:rPr>
        <w:t>步骤S3，针对每一所述稀土元素的特征谱线，根据预设电子温度对所述稀土元素的特征谱线进行谱线强度计算，得到所述稀土元素的特征谱线的谱线强度；</w:t>
      </w:r>
    </w:p>
    <w:p w14:paraId="52EBA8E0">
      <w:pPr>
        <w:spacing w:line="460" w:lineRule="atLeast"/>
        <w:ind w:firstLine="480" w:firstLineChars="200"/>
        <w:rPr>
          <w:rFonts w:hint="eastAsia"/>
          <w:sz w:val="24"/>
          <w:highlight w:val="none"/>
          <w:lang w:val="en-US" w:eastAsia="zh-CN"/>
        </w:rPr>
      </w:pPr>
      <w:r>
        <w:rPr>
          <w:rFonts w:hint="eastAsia"/>
          <w:sz w:val="24"/>
          <w:highlight w:val="none"/>
          <w:lang w:val="en-US" w:eastAsia="zh-CN"/>
        </w:rPr>
        <w:t>步骤S4，根据各种所述稀土元素的特征谱线的波长、与其对应的谱线强度以及与其对应的基体干扰元素列表生成用于表征模拟光谱的波长以及谱线强度的理论强度梳；</w:t>
      </w:r>
    </w:p>
    <w:p w14:paraId="21CB1406">
      <w:pPr>
        <w:spacing w:line="460" w:lineRule="atLeast"/>
        <w:ind w:firstLine="480" w:firstLineChars="200"/>
        <w:rPr>
          <w:rFonts w:hint="eastAsia"/>
          <w:sz w:val="24"/>
          <w:highlight w:val="none"/>
          <w:lang w:val="en-US" w:eastAsia="zh-CN"/>
        </w:rPr>
      </w:pPr>
      <w:r>
        <w:rPr>
          <w:rFonts w:hint="eastAsia"/>
          <w:sz w:val="24"/>
          <w:highlight w:val="none"/>
          <w:lang w:val="en-US" w:eastAsia="zh-CN"/>
        </w:rPr>
        <w:t>步骤S5，获取待测样品的真实光谱，并确定所述真实光谱中的各个谱峰的强度；</w:t>
      </w:r>
    </w:p>
    <w:p w14:paraId="3A5EFEBE">
      <w:pPr>
        <w:spacing w:line="460" w:lineRule="atLeast"/>
        <w:ind w:firstLine="480" w:firstLineChars="200"/>
        <w:rPr>
          <w:rFonts w:hint="eastAsia"/>
          <w:sz w:val="24"/>
          <w:highlight w:val="none"/>
          <w:lang w:val="en-US" w:eastAsia="zh-CN"/>
        </w:rPr>
      </w:pPr>
      <w:r>
        <w:rPr>
          <w:rFonts w:hint="eastAsia"/>
          <w:sz w:val="24"/>
          <w:highlight w:val="none"/>
          <w:lang w:val="en-US" w:eastAsia="zh-CN"/>
        </w:rPr>
        <w:t>步骤S6，将所述多种稀土元素的可用峰作为需要匹配的峰位数，将各个所述谱峰作为全局总峰位数，构建代价矩阵；</w:t>
      </w:r>
    </w:p>
    <w:p w14:paraId="4286D95F">
      <w:pPr>
        <w:spacing w:line="460" w:lineRule="atLeast"/>
        <w:ind w:firstLine="480" w:firstLineChars="200"/>
        <w:rPr>
          <w:rFonts w:hint="eastAsia"/>
          <w:sz w:val="24"/>
          <w:highlight w:val="none"/>
          <w:lang w:val="en-US" w:eastAsia="zh-CN"/>
        </w:rPr>
      </w:pPr>
      <w:r>
        <w:rPr>
          <w:rFonts w:hint="eastAsia"/>
          <w:sz w:val="24"/>
          <w:highlight w:val="none"/>
          <w:lang w:val="en-US" w:eastAsia="zh-CN"/>
        </w:rPr>
        <w:t>步骤S7，根据所述代价矩阵的变换，从所述全局总峰位数中筛选出与所述多种稀土元素的可用峰一一对应的实验谱峰；</w:t>
      </w:r>
    </w:p>
    <w:p w14:paraId="281DECFB">
      <w:pPr>
        <w:spacing w:line="460" w:lineRule="atLeast"/>
        <w:ind w:firstLine="480" w:firstLineChars="200"/>
        <w:rPr>
          <w:rFonts w:hint="eastAsia"/>
          <w:sz w:val="24"/>
          <w:highlight w:val="none"/>
          <w:lang w:val="en-US" w:eastAsia="zh-CN"/>
        </w:rPr>
      </w:pPr>
      <w:r>
        <w:rPr>
          <w:rFonts w:hint="eastAsia"/>
          <w:sz w:val="24"/>
          <w:highlight w:val="none"/>
          <w:lang w:val="en-US" w:eastAsia="zh-CN"/>
        </w:rPr>
        <w:t>步骤S8，根据筛选得到的多个所述实验谱峰对应的强度生成用于表征真实光谱的波长以及谱线强度的实验强度梳；</w:t>
      </w:r>
    </w:p>
    <w:p w14:paraId="34240A5C">
      <w:pPr>
        <w:spacing w:line="460" w:lineRule="atLeast"/>
        <w:ind w:firstLine="480" w:firstLineChars="200"/>
        <w:rPr>
          <w:rFonts w:hint="eastAsia"/>
          <w:sz w:val="24"/>
          <w:highlight w:val="none"/>
          <w:lang w:val="en-US" w:eastAsia="zh-CN"/>
        </w:rPr>
      </w:pPr>
      <w:r>
        <w:rPr>
          <w:rFonts w:hint="eastAsia"/>
          <w:sz w:val="24"/>
          <w:highlight w:val="none"/>
          <w:lang w:val="en-US" w:eastAsia="zh-CN"/>
        </w:rPr>
        <w:t>步骤S9，根据所述理论强度梳和所述实验强度梳确定针对所述待测样品的多种元素的置信度，并确定置信度前N位的基体元素；</w:t>
      </w:r>
    </w:p>
    <w:p w14:paraId="6ED53782">
      <w:pPr>
        <w:spacing w:line="460" w:lineRule="atLeast"/>
        <w:ind w:firstLine="480" w:firstLineChars="200"/>
        <w:rPr>
          <w:rFonts w:hint="eastAsia"/>
          <w:sz w:val="24"/>
          <w:highlight w:val="none"/>
          <w:lang w:val="en-US" w:eastAsia="zh-CN"/>
        </w:rPr>
      </w:pPr>
      <w:r>
        <w:rPr>
          <w:rFonts w:hint="eastAsia"/>
          <w:sz w:val="24"/>
          <w:highlight w:val="none"/>
          <w:lang w:val="en-US" w:eastAsia="zh-CN"/>
        </w:rPr>
        <w:t>步骤S10，根据置信度前N位的基体元素确定目标温度；</w:t>
      </w:r>
    </w:p>
    <w:p w14:paraId="70F9B4DB">
      <w:pPr>
        <w:spacing w:line="460" w:lineRule="atLeast"/>
        <w:ind w:firstLine="480" w:firstLineChars="200"/>
        <w:rPr>
          <w:rFonts w:hint="eastAsia"/>
          <w:sz w:val="24"/>
          <w:highlight w:val="none"/>
          <w:lang w:val="en-US" w:eastAsia="zh-CN"/>
        </w:rPr>
      </w:pPr>
      <w:r>
        <w:rPr>
          <w:rFonts w:hint="eastAsia"/>
          <w:sz w:val="24"/>
          <w:highlight w:val="none"/>
          <w:lang w:val="en-US" w:eastAsia="zh-CN"/>
        </w:rPr>
        <w:t>步骤S11，将所述预设电子温度替换为所述目标温度，并重复执行步骤S3-S9，输出在所述目标温度下的所述待测样品的各种稀土元素的置信度，根据各个所述置信度对所述待测样品进行稀土元素检测分析。</w:t>
      </w:r>
    </w:p>
    <w:p w14:paraId="44A88B73">
      <w:pPr>
        <w:spacing w:line="460" w:lineRule="atLeast"/>
        <w:ind w:firstLine="480" w:firstLineChars="200"/>
        <w:rPr>
          <w:rFonts w:hint="eastAsia"/>
          <w:sz w:val="24"/>
          <w:highlight w:val="none"/>
          <w:lang w:val="en-US" w:eastAsia="zh-CN"/>
        </w:rPr>
      </w:pPr>
      <w:r>
        <w:rPr>
          <w:rFonts w:hint="eastAsia"/>
          <w:sz w:val="24"/>
          <w:highlight w:val="none"/>
          <w:lang w:val="en-US" w:eastAsia="zh-CN"/>
        </w:rPr>
        <w:t>在上述方案中，所述寻找每一所述稀土元素的特征谱线的基体干扰元素，包括：</w:t>
      </w:r>
    </w:p>
    <w:p w14:paraId="713E0AEA">
      <w:pPr>
        <w:spacing w:line="460" w:lineRule="atLeast"/>
        <w:ind w:firstLine="480" w:firstLineChars="200"/>
        <w:rPr>
          <w:rFonts w:hint="eastAsia"/>
          <w:sz w:val="24"/>
          <w:highlight w:val="none"/>
          <w:lang w:val="en-US" w:eastAsia="zh-CN"/>
        </w:rPr>
      </w:pPr>
      <w:r>
        <w:rPr>
          <w:rFonts w:hint="eastAsia"/>
          <w:sz w:val="24"/>
          <w:highlight w:val="none"/>
          <w:lang w:val="en-US" w:eastAsia="zh-CN"/>
        </w:rPr>
        <w:t>针对每一所述稀土元素的特征谱线，计算所述稀土元素的特征谱线与各种基体元素的特征谱线之间的距离；</w:t>
      </w:r>
    </w:p>
    <w:p w14:paraId="6D7FFF31">
      <w:pPr>
        <w:spacing w:line="460" w:lineRule="atLeast"/>
        <w:ind w:firstLine="480" w:firstLineChars="200"/>
        <w:rPr>
          <w:rFonts w:hint="eastAsia"/>
          <w:sz w:val="24"/>
          <w:highlight w:val="none"/>
          <w:lang w:val="en-US" w:eastAsia="zh-CN"/>
        </w:rPr>
      </w:pPr>
      <w:r>
        <w:rPr>
          <w:rFonts w:hint="eastAsia"/>
          <w:sz w:val="24"/>
          <w:highlight w:val="none"/>
          <w:lang w:val="en-US" w:eastAsia="zh-CN"/>
        </w:rPr>
        <w:t>针对每一所述基体元素的特征谱线，若所述稀土元素的特征谱线与所述基体元素的特征谱线之间的距离小于预设的孤立峰阈值，则判定所述基体元素的特征谱线对所述稀土元素的特征谱线存在基体元素干扰，判定所述基体元素为所述基体干扰元素；</w:t>
      </w:r>
    </w:p>
    <w:p w14:paraId="25CF46AE">
      <w:pPr>
        <w:spacing w:line="460" w:lineRule="atLeast"/>
        <w:ind w:firstLine="480" w:firstLineChars="200"/>
        <w:rPr>
          <w:rFonts w:hint="eastAsia"/>
          <w:sz w:val="24"/>
          <w:highlight w:val="none"/>
          <w:lang w:val="en-US" w:eastAsia="zh-CN"/>
        </w:rPr>
      </w:pPr>
      <w:r>
        <w:rPr>
          <w:rFonts w:hint="eastAsia"/>
          <w:sz w:val="24"/>
          <w:highlight w:val="none"/>
          <w:lang w:val="en-US" w:eastAsia="zh-CN"/>
        </w:rPr>
        <w:t>其中，所述稀土元素的特征谱线与所述基体元素的特征谱线之间的距离通过以下步骤计算得出：</w:t>
      </w:r>
    </w:p>
    <w:p w14:paraId="77E76FB6">
      <w:pPr>
        <w:spacing w:line="460" w:lineRule="atLeast"/>
        <w:ind w:firstLine="480" w:firstLineChars="200"/>
        <w:rPr>
          <w:sz w:val="24"/>
          <w:highlight w:val="none"/>
        </w:rPr>
      </w:pPr>
      <w:r>
        <w:rPr>
          <w:rFonts w:hint="eastAsia"/>
          <w:sz w:val="24"/>
          <w:highlight w:val="none"/>
          <w:lang w:val="en-US" w:eastAsia="zh-CN"/>
        </w:rPr>
        <w:t>确定所述稀土元素的特征谱线的谱线中心波长和所述基体元素的特征谱线的谱线中心波长，根据所述稀土元素的特征谱线的谱线中心波长和所述基体元素的特征谱线的谱线中心波长、玻尔兹曼常数、所述预设电子温度确定所述稀土元素的特征谱线与所述基体元素的特征谱线之间的距离</w:t>
      </w:r>
      <w:r>
        <w:rPr>
          <w:rFonts w:hint="eastAsia"/>
          <w:sz w:val="24"/>
          <w:highlight w:val="none"/>
        </w:rPr>
        <w:t>。</w:t>
      </w:r>
    </w:p>
    <w:p w14:paraId="4C2D215D">
      <w:pPr>
        <w:spacing w:line="460" w:lineRule="atLeast"/>
        <w:ind w:firstLine="480" w:firstLineChars="200"/>
        <w:rPr>
          <w:rFonts w:hint="eastAsia"/>
          <w:sz w:val="24"/>
          <w:highlight w:val="none"/>
          <w:lang w:val="en-US" w:eastAsia="zh-CN"/>
        </w:rPr>
      </w:pPr>
      <w:r>
        <w:rPr>
          <w:rFonts w:hint="eastAsia"/>
          <w:sz w:val="24"/>
          <w:highlight w:val="none"/>
        </w:rPr>
        <w:t>在上述方案中，</w:t>
      </w:r>
      <w:r>
        <w:rPr>
          <w:rFonts w:hint="eastAsia"/>
          <w:sz w:val="24"/>
          <w:highlight w:val="none"/>
          <w:lang w:val="en-US" w:eastAsia="zh-CN"/>
        </w:rPr>
        <w:t>所述根据各种所述稀土元素的特征谱线的波长、与其对应的谱线强度以及与其对应的基体干扰元素列表生成用于表征模拟光谱的波长以及谱线强度的理论强度梳，包括：</w:t>
      </w:r>
    </w:p>
    <w:p w14:paraId="552FC1BB">
      <w:pPr>
        <w:spacing w:line="460" w:lineRule="atLeast"/>
        <w:ind w:firstLine="480" w:firstLineChars="200"/>
        <w:rPr>
          <w:rFonts w:hint="eastAsia"/>
          <w:sz w:val="24"/>
          <w:highlight w:val="none"/>
          <w:lang w:val="en-US" w:eastAsia="zh-CN"/>
        </w:rPr>
      </w:pPr>
      <w:r>
        <w:rPr>
          <w:rFonts w:hint="eastAsia"/>
          <w:sz w:val="24"/>
          <w:highlight w:val="none"/>
          <w:lang w:val="en-US" w:eastAsia="zh-CN"/>
        </w:rPr>
        <w:t>将各种所述稀土元素的特征谱线的波长作为横坐标，各种所述稀土元素的特征谱线的谱线强度作为纵坐标，生成用于表征模拟光谱的波长以及谱线强度的理论强度梳；</w:t>
      </w:r>
    </w:p>
    <w:p w14:paraId="2E32463B">
      <w:pPr>
        <w:spacing w:line="460" w:lineRule="atLeast"/>
        <w:ind w:firstLine="480" w:firstLineChars="200"/>
        <w:rPr>
          <w:rFonts w:hint="eastAsia"/>
          <w:sz w:val="24"/>
          <w:highlight w:val="none"/>
          <w:lang w:val="en-US" w:eastAsia="zh-CN"/>
        </w:rPr>
      </w:pPr>
      <w:r>
        <w:rPr>
          <w:rFonts w:hint="eastAsia"/>
          <w:sz w:val="24"/>
          <w:highlight w:val="none"/>
          <w:lang w:val="en-US" w:eastAsia="zh-CN"/>
        </w:rPr>
        <w:t>其中，所述理论强度梳当中不存在各种所述稀土元素的特征谱线对应的基体干扰元素的特征谱线。</w:t>
      </w:r>
    </w:p>
    <w:p w14:paraId="615E7B1C">
      <w:pPr>
        <w:spacing w:line="460" w:lineRule="atLeast"/>
        <w:ind w:firstLine="480" w:firstLineChars="200"/>
        <w:rPr>
          <w:rFonts w:hint="default"/>
          <w:sz w:val="24"/>
          <w:highlight w:val="none"/>
          <w:lang w:val="en-US" w:eastAsia="zh-CN"/>
        </w:rPr>
      </w:pPr>
      <w:r>
        <w:rPr>
          <w:rFonts w:hint="default"/>
          <w:sz w:val="24"/>
          <w:highlight w:val="none"/>
          <w:lang w:val="en-US" w:eastAsia="zh-CN"/>
        </w:rPr>
        <w:t>在上述方案中，所述根据所述理论强度梳和所述实验强度梳确定针对所述待测样品的多种元素的置信度，包括：</w:t>
      </w:r>
    </w:p>
    <w:p w14:paraId="752D6442">
      <w:pPr>
        <w:spacing w:line="460" w:lineRule="atLeast"/>
        <w:ind w:firstLine="480" w:firstLineChars="200"/>
        <w:rPr>
          <w:rFonts w:hint="default"/>
          <w:sz w:val="24"/>
          <w:highlight w:val="none"/>
          <w:lang w:val="en-US" w:eastAsia="zh-CN"/>
        </w:rPr>
      </w:pPr>
      <w:r>
        <w:rPr>
          <w:rFonts w:hint="default"/>
          <w:sz w:val="24"/>
          <w:highlight w:val="none"/>
          <w:lang w:val="en-US" w:eastAsia="zh-CN"/>
        </w:rPr>
        <w:t>针对每一元素，确定所述元素在所述理论强度梳中的谱线强度以及所述元素在所述实验强度梳中的谱线强度，并根据所述元素在所述理论强度梳中的谱线强度以及所述元素在所述实验强度梳中的谱线强度确定所述元素的置信度</w:t>
      </w:r>
      <w:r>
        <w:rPr>
          <w:rFonts w:hint="eastAsia"/>
          <w:sz w:val="24"/>
          <w:highlight w:val="none"/>
          <w:lang w:val="en-US" w:eastAsia="zh-CN"/>
        </w:rPr>
        <w:t>。</w:t>
      </w:r>
    </w:p>
    <w:p w14:paraId="2733BD5A">
      <w:pPr>
        <w:spacing w:line="460" w:lineRule="atLeast"/>
        <w:ind w:firstLine="480" w:firstLineChars="200"/>
        <w:rPr>
          <w:rFonts w:hint="default"/>
          <w:sz w:val="24"/>
          <w:highlight w:val="none"/>
          <w:lang w:val="en-US" w:eastAsia="zh-CN"/>
        </w:rPr>
      </w:pPr>
      <w:r>
        <w:rPr>
          <w:rFonts w:hint="default"/>
          <w:sz w:val="24"/>
          <w:highlight w:val="none"/>
          <w:lang w:val="en-US" w:eastAsia="zh-CN"/>
        </w:rPr>
        <w:t>在上述方案中，所述根据置信度前N位的基体元素确定目标温度，包括：</w:t>
      </w:r>
    </w:p>
    <w:p w14:paraId="7055E62E">
      <w:pPr>
        <w:spacing w:line="460" w:lineRule="atLeast"/>
        <w:ind w:firstLine="480" w:firstLineChars="200"/>
        <w:rPr>
          <w:rFonts w:hint="default"/>
          <w:sz w:val="24"/>
          <w:highlight w:val="none"/>
          <w:lang w:val="en-US" w:eastAsia="zh-CN"/>
        </w:rPr>
      </w:pPr>
      <w:r>
        <w:rPr>
          <w:rFonts w:hint="default"/>
          <w:sz w:val="24"/>
          <w:highlight w:val="none"/>
          <w:lang w:val="en-US" w:eastAsia="zh-CN"/>
        </w:rPr>
        <w:t>针对每一基体元素，确定所述基体元素在玻尔兹曼平面所拟合的决定系数，根据所述决定系数以及所述元素的置信度确定所述元素的置信度评分；</w:t>
      </w:r>
    </w:p>
    <w:p w14:paraId="16331067">
      <w:pPr>
        <w:spacing w:line="460" w:lineRule="atLeast"/>
        <w:ind w:firstLine="480" w:firstLineChars="200"/>
        <w:rPr>
          <w:rFonts w:hint="default"/>
          <w:sz w:val="24"/>
          <w:highlight w:val="none"/>
          <w:lang w:val="en-US" w:eastAsia="zh-CN"/>
        </w:rPr>
      </w:pPr>
      <w:r>
        <w:rPr>
          <w:rFonts w:hint="default"/>
          <w:sz w:val="24"/>
          <w:highlight w:val="none"/>
          <w:lang w:val="en-US" w:eastAsia="zh-CN"/>
        </w:rPr>
        <w:t>对所述前N位的基体元素的评分置信度评分作softmax处理，得到前N位置信度的温度更新归一化权重；</w:t>
      </w:r>
    </w:p>
    <w:p w14:paraId="749EA7B6">
      <w:pPr>
        <w:spacing w:line="460" w:lineRule="atLeast"/>
        <w:ind w:firstLine="480" w:firstLineChars="200"/>
        <w:rPr>
          <w:rFonts w:hint="default"/>
          <w:sz w:val="24"/>
          <w:highlight w:val="none"/>
          <w:lang w:val="en-US" w:eastAsia="zh-CN"/>
        </w:rPr>
      </w:pPr>
      <w:r>
        <w:rPr>
          <w:rFonts w:hint="default"/>
          <w:sz w:val="24"/>
          <w:highlight w:val="none"/>
          <w:lang w:val="en-US" w:eastAsia="zh-CN"/>
        </w:rPr>
        <w:t>根据所述温度更新归一化权重计算得出所述目标温度。</w:t>
      </w:r>
    </w:p>
    <w:p w14:paraId="68D828D8">
      <w:pPr>
        <w:spacing w:line="460" w:lineRule="atLeast"/>
        <w:ind w:firstLine="480" w:firstLineChars="200"/>
        <w:rPr>
          <w:rFonts w:hint="default"/>
          <w:sz w:val="24"/>
          <w:highlight w:val="none"/>
          <w:lang w:val="en-US" w:eastAsia="zh-CN"/>
        </w:rPr>
      </w:pPr>
      <w:r>
        <w:rPr>
          <w:rFonts w:hint="default"/>
          <w:sz w:val="24"/>
          <w:highlight w:val="none"/>
          <w:lang w:val="en-US" w:eastAsia="zh-CN"/>
        </w:rPr>
        <w:t>在上述方案中，在输出在所述目标温度下的所述待测样品的各种稀土元素的置信度之后，所述方法还包括：</w:t>
      </w:r>
    </w:p>
    <w:p w14:paraId="07A09193">
      <w:pPr>
        <w:spacing w:line="460" w:lineRule="atLeast"/>
        <w:ind w:firstLine="480" w:firstLineChars="200"/>
        <w:rPr>
          <w:rFonts w:hint="default"/>
          <w:sz w:val="24"/>
          <w:highlight w:val="none"/>
          <w:lang w:val="en-US" w:eastAsia="zh-CN"/>
        </w:rPr>
      </w:pPr>
      <w:r>
        <w:rPr>
          <w:rFonts w:hint="default"/>
          <w:sz w:val="24"/>
          <w:highlight w:val="none"/>
          <w:lang w:val="en-US" w:eastAsia="zh-CN"/>
        </w:rPr>
        <w:t>以250开尔文为温度迭代的步长，在5000K到20000K之间进行温度迭代，重复执行上述步骤S3-S9，得到每个所述元素在多个温度下所对应置信度；</w:t>
      </w:r>
    </w:p>
    <w:p w14:paraId="4FB81996">
      <w:pPr>
        <w:spacing w:line="460" w:lineRule="atLeast"/>
        <w:ind w:firstLine="480" w:firstLineChars="200"/>
        <w:rPr>
          <w:rFonts w:hint="default"/>
          <w:sz w:val="24"/>
          <w:highlight w:val="none"/>
          <w:lang w:val="en-US" w:eastAsia="zh-CN"/>
        </w:rPr>
      </w:pPr>
      <w:r>
        <w:rPr>
          <w:rFonts w:hint="default"/>
          <w:sz w:val="24"/>
          <w:highlight w:val="none"/>
          <w:lang w:val="en-US" w:eastAsia="zh-CN"/>
        </w:rPr>
        <w:t>针对每一所述元素，若所述元素在多个温度下的置信度极大值是在7500K-12</w:t>
      </w:r>
      <w:ins w:id="2" w:author="赖国梁" w:date="2026-05-24T23:15:16Z">
        <w:r>
          <w:rPr>
            <w:rFonts w:hint="eastAsia"/>
            <w:sz w:val="24"/>
            <w:highlight w:val="none"/>
            <w:lang w:val="en-US" w:eastAsia="zh-CN"/>
          </w:rPr>
          <w:t>1</w:t>
        </w:r>
      </w:ins>
      <w:del w:id="3" w:author="赖国梁" w:date="2026-05-24T23:15:16Z">
        <w:r>
          <w:rPr>
            <w:rFonts w:hint="default"/>
            <w:sz w:val="24"/>
            <w:highlight w:val="none"/>
            <w:lang w:val="en-US" w:eastAsia="zh-CN"/>
          </w:rPr>
          <w:delText>0</w:delText>
        </w:r>
      </w:del>
      <w:r>
        <w:rPr>
          <w:rFonts w:hint="default"/>
          <w:sz w:val="24"/>
          <w:highlight w:val="none"/>
          <w:lang w:val="en-US" w:eastAsia="zh-CN"/>
        </w:rPr>
        <w:t>00K范围内得到的，则将所述元素的置信度置为0</w:t>
      </w:r>
      <w:r>
        <w:rPr>
          <w:rFonts w:hint="eastAsia"/>
          <w:sz w:val="24"/>
          <w:highlight w:val="none"/>
          <w:lang w:val="en-US" w:eastAsia="zh-CN"/>
        </w:rPr>
        <w:t>。</w:t>
      </w:r>
    </w:p>
    <w:p w14:paraId="44C32901">
      <w:pPr>
        <w:spacing w:line="460" w:lineRule="atLeast"/>
        <w:ind w:firstLine="480" w:firstLineChars="200"/>
        <w:rPr>
          <w:rFonts w:hint="eastAsia"/>
          <w:sz w:val="24"/>
          <w:highlight w:val="none"/>
        </w:rPr>
      </w:pPr>
      <w:r>
        <w:rPr>
          <w:rFonts w:hint="eastAsia"/>
          <w:sz w:val="24"/>
          <w:highlight w:val="none"/>
        </w:rPr>
        <w:t>本申请的有益效果：</w:t>
      </w:r>
    </w:p>
    <w:p w14:paraId="1CC5A4F2">
      <w:pPr>
        <w:spacing w:line="460" w:lineRule="atLeast"/>
        <w:ind w:firstLine="480" w:firstLineChars="200"/>
        <w:rPr>
          <w:rFonts w:hint="default"/>
          <w:sz w:val="24"/>
          <w:highlight w:val="none"/>
          <w:lang w:val="en-US" w:eastAsia="zh-CN"/>
        </w:rPr>
      </w:pPr>
      <w:r>
        <w:rPr>
          <w:rFonts w:hint="eastAsia"/>
          <w:sz w:val="24"/>
          <w:highlight w:val="none"/>
          <w:lang w:val="en-US" w:eastAsia="zh-CN"/>
        </w:rPr>
        <w:t>本申请利用“元素强度梳”进行的光谱元素分析，通过预设电子温度计算相对强度获得包含稀土元素的特征谱线的位置与相对强度的“元素强度梳”，并且通过利用“元素强度梳”进行的“波长”，“强度”双维度光谱元素定性分析。其中，元素强度梳包括理论强度梳和实验强度梳。</w:t>
      </w:r>
    </w:p>
    <w:p w14:paraId="0C44971A">
      <w:pPr>
        <w:spacing w:line="460" w:lineRule="atLeast"/>
        <w:ind w:firstLine="480" w:firstLineChars="200"/>
        <w:rPr>
          <w:rFonts w:hint="eastAsia"/>
          <w:sz w:val="24"/>
          <w:highlight w:val="none"/>
          <w:lang w:val="en-US" w:eastAsia="zh-CN"/>
        </w:rPr>
      </w:pPr>
      <w:r>
        <w:rPr>
          <w:rFonts w:hint="eastAsia"/>
          <w:sz w:val="24"/>
          <w:highlight w:val="none"/>
          <w:lang w:val="en-US" w:eastAsia="zh-CN"/>
        </w:rPr>
        <w:t>以检测真实光谱的稀土元素为目标时，首先检测基体元素，随后以基体元素的存在情况决定稀土元素谱线启用与否的“谱线开关”策略，也即通过基体干扰元素列表来排除相应干扰。</w:t>
      </w:r>
    </w:p>
    <w:p w14:paraId="711167E9">
      <w:pPr>
        <w:spacing w:line="460" w:lineRule="atLeast"/>
        <w:ind w:firstLine="480" w:firstLineChars="200"/>
        <w:rPr>
          <w:rFonts w:hint="default"/>
          <w:sz w:val="24"/>
          <w:highlight w:val="none"/>
          <w:lang w:val="en-US" w:eastAsia="zh-CN"/>
        </w:rPr>
      </w:pPr>
      <w:r>
        <w:rPr>
          <w:rFonts w:hint="eastAsia"/>
          <w:sz w:val="24"/>
          <w:highlight w:val="none"/>
        </w:rPr>
        <w:t>本申请</w:t>
      </w:r>
      <w:r>
        <w:rPr>
          <w:rFonts w:hint="eastAsia"/>
          <w:sz w:val="24"/>
          <w:highlight w:val="none"/>
          <w:lang w:val="en-US" w:eastAsia="zh-CN"/>
        </w:rPr>
        <w:t>通过生成理论强度“梳”，与实验强度梳进行结合，对元素全光谱进行整体考量利用相对强度计算公式对整体元素特征峰进行计算，最终的置信度考量与计算同样也是利用全体谱线进行，而非传统的孤立特征谱线判决。利用基体元素进行温度迭代获得目标温度，对于未知光谱元素种类的LIBS光谱（真实光谱），无法通过Boltzmann图等手段获得电子温度，本申请通过预设电子温度来获取获取等离子体的目标温度。考虑到稀土元素特征峰复杂，相对强度低的问题，提出面对不同基体元素时，使用不同的特征谱线，可以使稀土元素检测时极大程度上免受基体元素的干扰。</w:t>
      </w:r>
    </w:p>
    <w:p w14:paraId="7EE426B5">
      <w:pPr>
        <w:pStyle w:val="3"/>
        <w:keepNext w:val="0"/>
        <w:keepLines w:val="0"/>
        <w:tabs>
          <w:tab w:val="left" w:pos="6420"/>
        </w:tabs>
        <w:adjustRightInd/>
        <w:snapToGrid w:val="0"/>
        <w:spacing w:before="0" w:after="0" w:line="460" w:lineRule="atLeast"/>
        <w:rPr>
          <w:snapToGrid w:val="0"/>
          <w:sz w:val="24"/>
          <w:szCs w:val="24"/>
          <w:highlight w:val="none"/>
        </w:rPr>
      </w:pPr>
    </w:p>
    <w:p w14:paraId="77184B7C">
      <w:pPr>
        <w:pStyle w:val="3"/>
        <w:keepNext w:val="0"/>
        <w:keepLines w:val="0"/>
        <w:tabs>
          <w:tab w:val="left" w:pos="6420"/>
        </w:tabs>
        <w:adjustRightInd/>
        <w:snapToGrid w:val="0"/>
        <w:spacing w:before="0" w:after="0" w:line="460" w:lineRule="atLeast"/>
        <w:rPr>
          <w:snapToGrid w:val="0"/>
          <w:sz w:val="24"/>
          <w:szCs w:val="24"/>
          <w:highlight w:val="none"/>
        </w:rPr>
      </w:pPr>
      <w:r>
        <w:rPr>
          <w:rFonts w:hint="eastAsia"/>
          <w:snapToGrid w:val="0"/>
          <w:sz w:val="24"/>
          <w:szCs w:val="24"/>
          <w:highlight w:val="none"/>
        </w:rPr>
        <w:t>附图说明</w:t>
      </w:r>
    </w:p>
    <w:p w14:paraId="090EB062">
      <w:pPr>
        <w:spacing w:line="460" w:lineRule="atLeast"/>
        <w:ind w:firstLine="480" w:firstLineChars="200"/>
        <w:rPr>
          <w:sz w:val="24"/>
          <w:highlight w:val="none"/>
        </w:rPr>
      </w:pPr>
      <w:r>
        <w:rPr>
          <w:rFonts w:hint="eastAsia"/>
          <w:sz w:val="24"/>
          <w:highlight w:val="none"/>
        </w:rPr>
        <w:t>图</w:t>
      </w:r>
      <w:r>
        <w:rPr>
          <w:rFonts w:hint="eastAsia"/>
          <w:sz w:val="24"/>
          <w:highlight w:val="none"/>
          <w:lang w:eastAsia="zh-CN"/>
        </w:rPr>
        <w:t>1</w:t>
      </w:r>
      <w:r>
        <w:rPr>
          <w:rFonts w:hint="eastAsia"/>
          <w:sz w:val="24"/>
          <w:highlight w:val="none"/>
        </w:rPr>
        <w:t>为本申请实施例提供的</w:t>
      </w:r>
      <w:r>
        <w:rPr>
          <w:rFonts w:hint="eastAsia"/>
          <w:sz w:val="24"/>
          <w:highlight w:val="none"/>
          <w:lang w:eastAsia="zh-CN"/>
        </w:rPr>
        <w:t>基于LIBS光谱的稀土元素检测</w:t>
      </w:r>
      <w:r>
        <w:rPr>
          <w:rFonts w:hint="eastAsia"/>
          <w:sz w:val="24"/>
          <w:highlight w:val="none"/>
        </w:rPr>
        <w:t>方法的流程示意图；</w:t>
      </w:r>
    </w:p>
    <w:p w14:paraId="45C96DD3">
      <w:pPr>
        <w:spacing w:line="460" w:lineRule="atLeast"/>
        <w:ind w:firstLine="480" w:firstLineChars="200"/>
        <w:rPr>
          <w:sz w:val="24"/>
          <w:highlight w:val="none"/>
        </w:rPr>
      </w:pPr>
      <w:r>
        <w:rPr>
          <w:rFonts w:hint="eastAsia"/>
          <w:sz w:val="24"/>
          <w:highlight w:val="none"/>
        </w:rPr>
        <w:t>图</w:t>
      </w:r>
      <w:r>
        <w:rPr>
          <w:rFonts w:hint="eastAsia"/>
          <w:sz w:val="24"/>
          <w:highlight w:val="none"/>
          <w:lang w:eastAsia="zh-CN"/>
        </w:rPr>
        <w:t>2</w:t>
      </w:r>
      <w:r>
        <w:rPr>
          <w:rFonts w:hint="eastAsia"/>
          <w:sz w:val="24"/>
          <w:highlight w:val="none"/>
        </w:rPr>
        <w:t>为本申请实施例提供的</w:t>
      </w:r>
      <w:r>
        <w:rPr>
          <w:rFonts w:hint="eastAsia"/>
          <w:sz w:val="24"/>
          <w:highlight w:val="none"/>
          <w:lang w:eastAsia="zh-CN"/>
        </w:rPr>
        <w:t>基于LIBS光谱的稀土元素检测</w:t>
      </w:r>
      <w:r>
        <w:rPr>
          <w:rFonts w:hint="eastAsia"/>
          <w:sz w:val="24"/>
          <w:highlight w:val="none"/>
          <w:lang w:val="en-US" w:eastAsia="zh-CN"/>
        </w:rPr>
        <w:t>算法</w:t>
      </w:r>
      <w:r>
        <w:rPr>
          <w:rFonts w:hint="eastAsia"/>
          <w:sz w:val="24"/>
          <w:highlight w:val="none"/>
        </w:rPr>
        <w:t>的</w:t>
      </w:r>
      <w:r>
        <w:rPr>
          <w:rFonts w:hint="eastAsia"/>
          <w:sz w:val="24"/>
          <w:highlight w:val="none"/>
          <w:lang w:val="en-US" w:eastAsia="zh-CN"/>
        </w:rPr>
        <w:t>逻辑</w:t>
      </w:r>
      <w:r>
        <w:rPr>
          <w:rFonts w:hint="eastAsia"/>
          <w:sz w:val="24"/>
          <w:highlight w:val="none"/>
        </w:rPr>
        <w:t>示意图；</w:t>
      </w:r>
    </w:p>
    <w:p w14:paraId="2C12EF6F">
      <w:pPr>
        <w:spacing w:line="460" w:lineRule="atLeast"/>
        <w:ind w:firstLine="480" w:firstLineChars="200"/>
        <w:rPr>
          <w:rFonts w:hint="default"/>
          <w:sz w:val="24"/>
          <w:highlight w:val="none"/>
          <w:lang w:val="en-US"/>
        </w:rPr>
      </w:pPr>
      <w:r>
        <w:rPr>
          <w:rFonts w:hint="eastAsia"/>
          <w:sz w:val="24"/>
          <w:highlight w:val="none"/>
        </w:rPr>
        <w:t>图</w:t>
      </w:r>
      <w:r>
        <w:rPr>
          <w:rFonts w:hint="eastAsia"/>
          <w:sz w:val="24"/>
          <w:highlight w:val="none"/>
          <w:lang w:val="en-US" w:eastAsia="zh-CN"/>
        </w:rPr>
        <w:t>3</w:t>
      </w:r>
      <w:r>
        <w:rPr>
          <w:rFonts w:hint="eastAsia"/>
          <w:sz w:val="24"/>
          <w:highlight w:val="none"/>
        </w:rPr>
        <w:t>是本申请实施例提供的</w:t>
      </w:r>
      <w:r>
        <w:rPr>
          <w:rFonts w:hint="eastAsia"/>
          <w:sz w:val="24"/>
          <w:highlight w:val="none"/>
          <w:lang w:val="en-US" w:eastAsia="zh-CN"/>
        </w:rPr>
        <w:t>理论强度梳的示意图；</w:t>
      </w:r>
    </w:p>
    <w:p w14:paraId="38AA90A6">
      <w:pPr>
        <w:spacing w:line="460" w:lineRule="atLeast"/>
        <w:ind w:firstLine="480" w:firstLineChars="200"/>
        <w:rPr>
          <w:rFonts w:hint="default" w:eastAsia="宋体"/>
          <w:sz w:val="24"/>
          <w:highlight w:val="none"/>
          <w:lang w:val="en-US" w:eastAsia="zh-CN"/>
        </w:rPr>
      </w:pPr>
      <w:r>
        <w:rPr>
          <w:rFonts w:hint="eastAsia"/>
          <w:sz w:val="24"/>
          <w:highlight w:val="none"/>
        </w:rPr>
        <w:t>图</w:t>
      </w:r>
      <w:r>
        <w:rPr>
          <w:rFonts w:hint="eastAsia"/>
          <w:sz w:val="24"/>
          <w:highlight w:val="none"/>
          <w:lang w:val="en-US" w:eastAsia="zh-CN"/>
        </w:rPr>
        <w:t>4</w:t>
      </w:r>
      <w:r>
        <w:rPr>
          <w:rFonts w:hint="eastAsia"/>
          <w:sz w:val="24"/>
          <w:highlight w:val="none"/>
        </w:rPr>
        <w:t>是本申请实施例提供的</w:t>
      </w:r>
      <w:r>
        <w:rPr>
          <w:rFonts w:hint="eastAsia"/>
          <w:sz w:val="24"/>
          <w:highlight w:val="none"/>
          <w:lang w:val="en-US" w:eastAsia="zh-CN"/>
        </w:rPr>
        <w:t>小波寻峰结果显示图；</w:t>
      </w:r>
    </w:p>
    <w:p w14:paraId="6C9533FD">
      <w:pPr>
        <w:spacing w:line="460" w:lineRule="atLeast"/>
        <w:ind w:firstLine="480" w:firstLineChars="200"/>
        <w:rPr>
          <w:rFonts w:hint="default" w:eastAsia="宋体"/>
          <w:sz w:val="24"/>
          <w:highlight w:val="none"/>
          <w:lang w:val="en-US" w:eastAsia="zh-CN"/>
        </w:rPr>
      </w:pPr>
      <w:r>
        <w:rPr>
          <w:rFonts w:hint="eastAsia"/>
          <w:sz w:val="24"/>
          <w:highlight w:val="none"/>
        </w:rPr>
        <w:t>图</w:t>
      </w:r>
      <w:r>
        <w:rPr>
          <w:rFonts w:hint="eastAsia"/>
          <w:sz w:val="24"/>
          <w:highlight w:val="none"/>
          <w:lang w:val="en-US" w:eastAsia="zh-CN"/>
        </w:rPr>
        <w:t>5</w:t>
      </w:r>
      <w:r>
        <w:rPr>
          <w:rFonts w:hint="eastAsia"/>
          <w:sz w:val="24"/>
          <w:highlight w:val="none"/>
        </w:rPr>
        <w:t>是本申请实施例提供的</w:t>
      </w:r>
      <w:r>
        <w:rPr>
          <w:rFonts w:hint="eastAsia"/>
          <w:sz w:val="24"/>
          <w:highlight w:val="none"/>
          <w:lang w:val="en-US" w:eastAsia="zh-CN"/>
        </w:rPr>
        <w:t>全局峰位匹配过程示意图；</w:t>
      </w:r>
    </w:p>
    <w:p w14:paraId="44F0DD23">
      <w:pPr>
        <w:spacing w:line="460" w:lineRule="atLeast"/>
        <w:ind w:firstLine="480" w:firstLineChars="200"/>
        <w:rPr>
          <w:rFonts w:hint="eastAsia" w:eastAsia="宋体"/>
          <w:sz w:val="24"/>
          <w:highlight w:val="none"/>
          <w:lang w:eastAsia="zh-CN"/>
        </w:rPr>
      </w:pPr>
      <w:r>
        <w:rPr>
          <w:rFonts w:hint="eastAsia"/>
          <w:sz w:val="24"/>
          <w:highlight w:val="none"/>
        </w:rPr>
        <w:t>图</w:t>
      </w:r>
      <w:r>
        <w:rPr>
          <w:rFonts w:hint="eastAsia"/>
          <w:sz w:val="24"/>
          <w:highlight w:val="none"/>
          <w:lang w:val="en-US" w:eastAsia="zh-CN"/>
        </w:rPr>
        <w:t>6</w:t>
      </w:r>
      <w:r>
        <w:rPr>
          <w:rFonts w:hint="eastAsia"/>
          <w:sz w:val="24"/>
          <w:highlight w:val="none"/>
        </w:rPr>
        <w:t>是本申请实施例提供的</w:t>
      </w:r>
      <w:r>
        <w:rPr>
          <w:rFonts w:hint="eastAsia"/>
          <w:sz w:val="24"/>
          <w:highlight w:val="none"/>
          <w:lang w:val="en-US" w:eastAsia="zh-CN"/>
        </w:rPr>
        <w:t>理论强度梳与实验强度梳的匹配过程示意</w:t>
      </w:r>
      <w:r>
        <w:rPr>
          <w:rFonts w:hint="eastAsia"/>
          <w:sz w:val="24"/>
          <w:highlight w:val="none"/>
        </w:rPr>
        <w:t>图</w:t>
      </w:r>
      <w:r>
        <w:rPr>
          <w:rFonts w:hint="eastAsia"/>
          <w:sz w:val="24"/>
          <w:highlight w:val="none"/>
          <w:lang w:eastAsia="zh-CN"/>
        </w:rPr>
        <w:t>；</w:t>
      </w:r>
    </w:p>
    <w:p w14:paraId="7CD7B6E2">
      <w:pPr>
        <w:spacing w:line="460" w:lineRule="atLeast"/>
        <w:ind w:firstLine="480" w:firstLineChars="200"/>
        <w:rPr>
          <w:rFonts w:hint="eastAsia" w:eastAsia="宋体"/>
          <w:sz w:val="24"/>
          <w:highlight w:val="none"/>
          <w:lang w:eastAsia="zh-CN"/>
        </w:rPr>
      </w:pPr>
      <w:r>
        <w:rPr>
          <w:rFonts w:hint="eastAsia"/>
          <w:sz w:val="24"/>
          <w:highlight w:val="none"/>
        </w:rPr>
        <w:t>图</w:t>
      </w:r>
      <w:r>
        <w:rPr>
          <w:rFonts w:hint="eastAsia"/>
          <w:sz w:val="24"/>
          <w:highlight w:val="none"/>
          <w:lang w:val="en-US" w:eastAsia="zh-CN"/>
        </w:rPr>
        <w:t>7</w:t>
      </w:r>
      <w:r>
        <w:rPr>
          <w:rFonts w:hint="eastAsia"/>
          <w:sz w:val="24"/>
          <w:highlight w:val="none"/>
        </w:rPr>
        <w:t>是申请实施例提供的</w:t>
      </w:r>
      <w:r>
        <w:rPr>
          <w:rFonts w:hint="eastAsia"/>
          <w:sz w:val="24"/>
          <w:highlight w:val="none"/>
          <w:lang w:val="en-US" w:eastAsia="zh-CN"/>
        </w:rPr>
        <w:t>重叠峰示意图</w:t>
      </w:r>
      <w:r>
        <w:rPr>
          <w:rFonts w:hint="eastAsia"/>
          <w:sz w:val="24"/>
          <w:highlight w:val="none"/>
          <w:lang w:eastAsia="zh-CN"/>
        </w:rPr>
        <w:t>；</w:t>
      </w:r>
    </w:p>
    <w:p w14:paraId="2E789A59">
      <w:pPr>
        <w:spacing w:line="460" w:lineRule="atLeast"/>
        <w:ind w:firstLine="480" w:firstLineChars="200"/>
        <w:rPr>
          <w:rFonts w:hint="eastAsia" w:eastAsia="宋体"/>
          <w:sz w:val="24"/>
          <w:highlight w:val="none"/>
          <w:lang w:eastAsia="zh-CN"/>
        </w:rPr>
      </w:pPr>
      <w:r>
        <w:rPr>
          <w:rFonts w:hint="eastAsia"/>
          <w:sz w:val="24"/>
          <w:highlight w:val="none"/>
        </w:rPr>
        <w:t>图</w:t>
      </w:r>
      <w:r>
        <w:rPr>
          <w:rFonts w:hint="eastAsia"/>
          <w:sz w:val="24"/>
          <w:highlight w:val="none"/>
          <w:lang w:val="en-US" w:eastAsia="zh-CN"/>
        </w:rPr>
        <w:t>8</w:t>
      </w:r>
      <w:r>
        <w:rPr>
          <w:rFonts w:hint="eastAsia"/>
          <w:sz w:val="24"/>
          <w:highlight w:val="none"/>
        </w:rPr>
        <w:t>是本申请实施例提供的</w:t>
      </w:r>
      <w:r>
        <w:rPr>
          <w:rFonts w:hint="eastAsia"/>
          <w:sz w:val="24"/>
          <w:highlight w:val="none"/>
          <w:lang w:val="en-US" w:eastAsia="zh-CN"/>
        </w:rPr>
        <w:t>对光谱做连续小波变换后的示意图</w:t>
      </w:r>
      <w:r>
        <w:rPr>
          <w:rFonts w:hint="eastAsia"/>
          <w:sz w:val="24"/>
          <w:highlight w:val="none"/>
          <w:lang w:eastAsia="zh-CN"/>
        </w:rPr>
        <w:t>；</w:t>
      </w:r>
    </w:p>
    <w:p w14:paraId="757462A8">
      <w:pPr>
        <w:spacing w:line="460" w:lineRule="atLeast"/>
        <w:ind w:firstLine="480" w:firstLineChars="200"/>
        <w:rPr>
          <w:sz w:val="24"/>
          <w:highlight w:val="none"/>
        </w:rPr>
      </w:pPr>
      <w:r>
        <w:rPr>
          <w:rFonts w:hint="eastAsia"/>
          <w:sz w:val="24"/>
          <w:highlight w:val="none"/>
        </w:rPr>
        <w:t>图</w:t>
      </w:r>
      <w:r>
        <w:rPr>
          <w:rFonts w:hint="eastAsia"/>
          <w:sz w:val="24"/>
          <w:highlight w:val="none"/>
          <w:lang w:val="en-US" w:eastAsia="zh-CN"/>
        </w:rPr>
        <w:t>9是本申请实施例提供的拟合结果示意图</w:t>
      </w:r>
      <w:r>
        <w:rPr>
          <w:rFonts w:hint="eastAsia"/>
          <w:sz w:val="24"/>
          <w:highlight w:val="none"/>
        </w:rPr>
        <w:t>。</w:t>
      </w:r>
    </w:p>
    <w:p w14:paraId="0CF9AD29">
      <w:pPr>
        <w:spacing w:line="460" w:lineRule="atLeast"/>
        <w:ind w:firstLine="480" w:firstLineChars="200"/>
        <w:rPr>
          <w:sz w:val="24"/>
          <w:highlight w:val="none"/>
        </w:rPr>
      </w:pPr>
    </w:p>
    <w:p w14:paraId="6174C78C">
      <w:pPr>
        <w:pStyle w:val="3"/>
        <w:keepNext w:val="0"/>
        <w:keepLines w:val="0"/>
        <w:tabs>
          <w:tab w:val="left" w:pos="6420"/>
        </w:tabs>
        <w:adjustRightInd/>
        <w:snapToGrid w:val="0"/>
        <w:spacing w:before="0" w:after="0" w:line="460" w:lineRule="atLeast"/>
        <w:rPr>
          <w:snapToGrid w:val="0"/>
          <w:sz w:val="24"/>
          <w:szCs w:val="24"/>
          <w:highlight w:val="none"/>
        </w:rPr>
      </w:pPr>
      <w:r>
        <w:rPr>
          <w:rFonts w:hint="eastAsia"/>
          <w:snapToGrid w:val="0"/>
          <w:sz w:val="24"/>
          <w:szCs w:val="24"/>
          <w:highlight w:val="none"/>
        </w:rPr>
        <w:t>具体实施方式</w:t>
      </w:r>
    </w:p>
    <w:p w14:paraId="581834E7">
      <w:pPr>
        <w:spacing w:line="460" w:lineRule="atLeast"/>
        <w:ind w:firstLine="480" w:firstLineChars="200"/>
        <w:rPr>
          <w:sz w:val="24"/>
          <w:highlight w:val="none"/>
        </w:rPr>
      </w:pPr>
      <w:r>
        <w:rPr>
          <w:rFonts w:hint="eastAsia"/>
          <w:sz w:val="24"/>
          <w:highlight w:val="none"/>
        </w:rPr>
        <w:t>为了使本技术领域的人员更好地理解本申请的方案，下面将结合本申请实施例中的附图，对本申请实施例中的技术方案进行清楚、完整地描述，显然，所描述的实施例仅仅是本申请一部分实施例，而不是全部的实施例。基于本申请中的实施例，本领域技术人员在没有作出创造性劳动前提下所获得的所有其他实施例，都属于本申请保护的范围。</w:t>
      </w:r>
    </w:p>
    <w:p w14:paraId="33B2631A">
      <w:pPr>
        <w:spacing w:line="460" w:lineRule="atLeast"/>
        <w:ind w:firstLine="480" w:firstLineChars="200"/>
        <w:rPr>
          <w:sz w:val="24"/>
          <w:highlight w:val="none"/>
        </w:rPr>
      </w:pPr>
      <w:r>
        <w:rPr>
          <w:rFonts w:hint="eastAsia"/>
          <w:sz w:val="24"/>
          <w:highlight w:val="none"/>
        </w:rPr>
        <w:t>需要说明的是，在说明书、权利要求书和上述附图所描述的一些流程中，包含了按照特定顺序出现的多个步骤，但应该清楚了解，这些步骤可以不按照其在本文中出现的顺序来执行或并行执行，步骤序号仅仅是用于区分开各个不同的步骤，序号本身不代表任何的执行顺序。此外，本文中的“第一”、“第二”或者“目标”等描述，是用于区别类似的对象，而不必用于描述特定的顺序或先后次序。本文中的“多个”是指至少两个。</w:t>
      </w:r>
    </w:p>
    <w:p w14:paraId="50E2C4C9">
      <w:pPr>
        <w:spacing w:line="460" w:lineRule="atLeast"/>
        <w:ind w:firstLine="480" w:firstLineChars="200"/>
        <w:rPr>
          <w:sz w:val="24"/>
          <w:highlight w:val="none"/>
        </w:rPr>
      </w:pPr>
      <w:r>
        <w:rPr>
          <w:rFonts w:hint="eastAsia"/>
          <w:sz w:val="24"/>
          <w:highlight w:val="none"/>
        </w:rPr>
        <w:t>以下对本申请实施例的具体实施方式作详细介绍：</w:t>
      </w:r>
    </w:p>
    <w:p w14:paraId="26A4219F">
      <w:pPr>
        <w:spacing w:line="460" w:lineRule="atLeast"/>
        <w:ind w:firstLine="480" w:firstLineChars="200"/>
        <w:rPr>
          <w:sz w:val="24"/>
          <w:highlight w:val="none"/>
        </w:rPr>
      </w:pPr>
      <w:r>
        <w:rPr>
          <w:rFonts w:hint="eastAsia"/>
          <w:sz w:val="24"/>
          <w:highlight w:val="none"/>
        </w:rPr>
        <w:t>请参阅图</w:t>
      </w:r>
      <w:r>
        <w:rPr>
          <w:rFonts w:hint="eastAsia"/>
          <w:sz w:val="24"/>
          <w:highlight w:val="none"/>
          <w:lang w:val="en-US" w:eastAsia="zh-CN"/>
        </w:rPr>
        <w:t>1</w:t>
      </w:r>
      <w:r>
        <w:rPr>
          <w:rFonts w:hint="eastAsia"/>
          <w:sz w:val="24"/>
          <w:highlight w:val="none"/>
        </w:rPr>
        <w:t>，图</w:t>
      </w:r>
      <w:r>
        <w:rPr>
          <w:rFonts w:hint="eastAsia"/>
          <w:sz w:val="24"/>
          <w:highlight w:val="none"/>
          <w:lang w:val="en-US" w:eastAsia="zh-CN"/>
        </w:rPr>
        <w:t>1</w:t>
      </w:r>
      <w:r>
        <w:rPr>
          <w:rFonts w:hint="eastAsia"/>
          <w:sz w:val="24"/>
          <w:highlight w:val="none"/>
        </w:rPr>
        <w:t>是本申请实施例提供的</w:t>
      </w:r>
      <w:r>
        <w:rPr>
          <w:rFonts w:hint="eastAsia"/>
          <w:sz w:val="24"/>
          <w:highlight w:val="none"/>
          <w:lang w:eastAsia="zh-CN"/>
        </w:rPr>
        <w:t>基于LIBS光谱的稀土元素检测</w:t>
      </w:r>
      <w:r>
        <w:rPr>
          <w:rFonts w:hint="eastAsia"/>
          <w:sz w:val="24"/>
          <w:highlight w:val="none"/>
        </w:rPr>
        <w:t>方法的流程示意图。图</w:t>
      </w:r>
      <w:r>
        <w:rPr>
          <w:rFonts w:hint="eastAsia"/>
          <w:sz w:val="24"/>
          <w:highlight w:val="none"/>
          <w:lang w:val="en-US" w:eastAsia="zh-CN"/>
        </w:rPr>
        <w:t>1</w:t>
      </w:r>
      <w:r>
        <w:rPr>
          <w:rFonts w:hint="eastAsia"/>
          <w:sz w:val="24"/>
          <w:highlight w:val="none"/>
        </w:rPr>
        <w:t>示出的</w:t>
      </w:r>
      <w:r>
        <w:rPr>
          <w:rFonts w:hint="eastAsia"/>
          <w:sz w:val="24"/>
          <w:highlight w:val="none"/>
          <w:lang w:eastAsia="zh-CN"/>
        </w:rPr>
        <w:t>基于LIBS光谱的稀土元素检测</w:t>
      </w:r>
      <w:r>
        <w:rPr>
          <w:rFonts w:hint="eastAsia"/>
          <w:sz w:val="24"/>
          <w:highlight w:val="none"/>
        </w:rPr>
        <w:t>方法包括：</w:t>
      </w:r>
    </w:p>
    <w:p w14:paraId="58A03A0E">
      <w:pPr>
        <w:spacing w:line="460" w:lineRule="atLeast"/>
        <w:ind w:firstLine="480" w:firstLineChars="200"/>
        <w:rPr>
          <w:rFonts w:hint="eastAsia"/>
          <w:sz w:val="24"/>
          <w:highlight w:val="none"/>
          <w:lang w:val="en-US" w:eastAsia="zh-CN"/>
        </w:rPr>
      </w:pPr>
      <w:r>
        <w:rPr>
          <w:rFonts w:hint="eastAsia"/>
          <w:sz w:val="24"/>
          <w:highlight w:val="none"/>
          <w:lang w:val="en-US" w:eastAsia="zh-CN"/>
        </w:rPr>
        <w:t>步骤S1，获取用于表征多种稀土元素的模拟光谱，并基于所述模拟光谱确定所述多种稀土元素的可用峰；</w:t>
      </w:r>
    </w:p>
    <w:p w14:paraId="2B8A7493">
      <w:pPr>
        <w:spacing w:line="460" w:lineRule="atLeast"/>
        <w:ind w:firstLine="480" w:firstLineChars="200"/>
        <w:rPr>
          <w:rFonts w:hint="eastAsia"/>
          <w:sz w:val="24"/>
          <w:highlight w:val="none"/>
          <w:lang w:val="en-US" w:eastAsia="zh-CN"/>
        </w:rPr>
      </w:pPr>
      <w:r>
        <w:rPr>
          <w:rFonts w:hint="eastAsia"/>
          <w:sz w:val="24"/>
          <w:highlight w:val="none"/>
          <w:lang w:val="en-US" w:eastAsia="zh-CN"/>
        </w:rPr>
        <w:t>步骤S2，确定所述多种稀土元素的特征谱线，并寻找每一所述稀土元素的特征谱线的基体干扰元素，生成每一所述稀土元素的特征谱线的基体干扰元素列表；</w:t>
      </w:r>
    </w:p>
    <w:p w14:paraId="402A811D">
      <w:pPr>
        <w:spacing w:line="460" w:lineRule="atLeast"/>
        <w:ind w:firstLine="480" w:firstLineChars="200"/>
        <w:rPr>
          <w:rFonts w:hint="eastAsia"/>
          <w:sz w:val="24"/>
          <w:highlight w:val="none"/>
          <w:lang w:val="en-US" w:eastAsia="zh-CN"/>
        </w:rPr>
      </w:pPr>
      <w:r>
        <w:rPr>
          <w:rFonts w:hint="eastAsia"/>
          <w:sz w:val="24"/>
          <w:highlight w:val="none"/>
          <w:lang w:val="en-US" w:eastAsia="zh-CN"/>
        </w:rPr>
        <w:t>步骤S3，针对每一所述稀土元素的特征谱线，根据预设电子温度对所述稀土元素的特征谱线进行谱线强度计算，得到所述稀土元素的特征谱线的谱线强度；</w:t>
      </w:r>
    </w:p>
    <w:p w14:paraId="15611DE2">
      <w:pPr>
        <w:spacing w:line="460" w:lineRule="atLeast"/>
        <w:ind w:firstLine="480" w:firstLineChars="200"/>
        <w:rPr>
          <w:rFonts w:hint="eastAsia"/>
          <w:sz w:val="24"/>
          <w:highlight w:val="none"/>
          <w:lang w:val="en-US" w:eastAsia="zh-CN"/>
        </w:rPr>
      </w:pPr>
      <w:r>
        <w:rPr>
          <w:rFonts w:hint="eastAsia"/>
          <w:sz w:val="24"/>
          <w:highlight w:val="none"/>
          <w:lang w:val="en-US" w:eastAsia="zh-CN"/>
        </w:rPr>
        <w:t>步骤S4，根据各种所述稀土元素的特征谱线的波长、与其对应的谱线强度以及与其对应的基体干扰元素列表生成用于表征模拟光谱的波长以及谱线强度的理论强度梳；</w:t>
      </w:r>
    </w:p>
    <w:p w14:paraId="5E2FFDDC">
      <w:pPr>
        <w:spacing w:line="460" w:lineRule="atLeast"/>
        <w:ind w:firstLine="480" w:firstLineChars="200"/>
        <w:rPr>
          <w:rFonts w:hint="eastAsia"/>
          <w:sz w:val="24"/>
          <w:highlight w:val="none"/>
          <w:lang w:val="en-US" w:eastAsia="zh-CN"/>
        </w:rPr>
      </w:pPr>
      <w:r>
        <w:rPr>
          <w:rFonts w:hint="eastAsia"/>
          <w:sz w:val="24"/>
          <w:highlight w:val="none"/>
          <w:lang w:val="en-US" w:eastAsia="zh-CN"/>
        </w:rPr>
        <w:t>步骤S5，获取待测样品的真实光谱，并确定所述真实光谱中的各个谱峰的强度；</w:t>
      </w:r>
    </w:p>
    <w:p w14:paraId="218AA9A1">
      <w:pPr>
        <w:spacing w:line="460" w:lineRule="atLeast"/>
        <w:ind w:firstLine="480" w:firstLineChars="200"/>
        <w:rPr>
          <w:rFonts w:hint="eastAsia"/>
          <w:sz w:val="24"/>
          <w:highlight w:val="none"/>
          <w:lang w:val="en-US" w:eastAsia="zh-CN"/>
        </w:rPr>
      </w:pPr>
      <w:r>
        <w:rPr>
          <w:rFonts w:hint="eastAsia"/>
          <w:sz w:val="24"/>
          <w:highlight w:val="none"/>
          <w:lang w:val="en-US" w:eastAsia="zh-CN"/>
        </w:rPr>
        <w:t>步骤S6，将所述多种稀土元素的可用峰作为需要匹配的峰位数，将各个所述谱峰作为全局总峰位数，构建代价矩阵；</w:t>
      </w:r>
    </w:p>
    <w:p w14:paraId="605A2AE2">
      <w:pPr>
        <w:spacing w:line="460" w:lineRule="atLeast"/>
        <w:ind w:firstLine="480" w:firstLineChars="200"/>
        <w:rPr>
          <w:rFonts w:hint="eastAsia"/>
          <w:sz w:val="24"/>
          <w:highlight w:val="none"/>
          <w:lang w:val="en-US" w:eastAsia="zh-CN"/>
        </w:rPr>
      </w:pPr>
      <w:r>
        <w:rPr>
          <w:rFonts w:hint="eastAsia"/>
          <w:sz w:val="24"/>
          <w:highlight w:val="none"/>
          <w:lang w:val="en-US" w:eastAsia="zh-CN"/>
        </w:rPr>
        <w:t>步骤S7，根据所述代价矩阵的变换，从所述全局总峰位数中筛选出与所述多种稀土元素的可用峰一一对应的实验谱峰；</w:t>
      </w:r>
    </w:p>
    <w:p w14:paraId="243D377D">
      <w:pPr>
        <w:spacing w:line="460" w:lineRule="atLeast"/>
        <w:ind w:firstLine="480" w:firstLineChars="200"/>
        <w:rPr>
          <w:rFonts w:hint="eastAsia"/>
          <w:sz w:val="24"/>
          <w:highlight w:val="none"/>
          <w:lang w:val="en-US" w:eastAsia="zh-CN"/>
        </w:rPr>
      </w:pPr>
      <w:r>
        <w:rPr>
          <w:rFonts w:hint="eastAsia"/>
          <w:sz w:val="24"/>
          <w:highlight w:val="none"/>
          <w:lang w:val="en-US" w:eastAsia="zh-CN"/>
        </w:rPr>
        <w:t>步骤S8，根据筛选得到的多个所述实验谱峰对应的强度生成用于表征真实光谱的波长以及谱线强度的实验强度梳；</w:t>
      </w:r>
    </w:p>
    <w:p w14:paraId="2D5554A7">
      <w:pPr>
        <w:spacing w:line="460" w:lineRule="atLeast"/>
        <w:ind w:firstLine="480" w:firstLineChars="200"/>
        <w:rPr>
          <w:rFonts w:hint="eastAsia"/>
          <w:sz w:val="24"/>
          <w:highlight w:val="none"/>
          <w:lang w:val="en-US" w:eastAsia="zh-CN"/>
        </w:rPr>
      </w:pPr>
      <w:r>
        <w:rPr>
          <w:rFonts w:hint="eastAsia"/>
          <w:sz w:val="24"/>
          <w:highlight w:val="none"/>
          <w:lang w:val="en-US" w:eastAsia="zh-CN"/>
        </w:rPr>
        <w:t>步骤S9，根据所述理论强度梳和所述实验强度梳确定针对所述待测样品的多种元素的置信度，并确定置信度前N位的基体元素；</w:t>
      </w:r>
    </w:p>
    <w:p w14:paraId="3266E370">
      <w:pPr>
        <w:spacing w:line="460" w:lineRule="atLeast"/>
        <w:ind w:firstLine="480" w:firstLineChars="200"/>
        <w:rPr>
          <w:rFonts w:hint="eastAsia"/>
          <w:sz w:val="24"/>
          <w:highlight w:val="none"/>
          <w:lang w:val="en-US" w:eastAsia="zh-CN"/>
        </w:rPr>
      </w:pPr>
      <w:r>
        <w:rPr>
          <w:rFonts w:hint="eastAsia"/>
          <w:sz w:val="24"/>
          <w:highlight w:val="none"/>
          <w:lang w:val="en-US" w:eastAsia="zh-CN"/>
        </w:rPr>
        <w:t>步骤S10，根据置信度前N位的基体元素确定目标温度；</w:t>
      </w:r>
    </w:p>
    <w:p w14:paraId="63292C29">
      <w:pPr>
        <w:spacing w:line="460" w:lineRule="atLeast"/>
        <w:ind w:firstLine="480" w:firstLineChars="200"/>
        <w:rPr>
          <w:sz w:val="24"/>
          <w:highlight w:val="none"/>
        </w:rPr>
      </w:pPr>
      <w:r>
        <w:rPr>
          <w:rFonts w:hint="eastAsia"/>
          <w:sz w:val="24"/>
          <w:highlight w:val="none"/>
          <w:lang w:val="en-US" w:eastAsia="zh-CN"/>
        </w:rPr>
        <w:t>步骤S11，将所述预设电子温度替换为所述目标温度，并重复执行步骤S3-S9，输出在所述目标温度下的所述待测样品的各种稀土元素的置信度，根据各个所述置信度对所述待测样品进行稀土元素检测分析</w:t>
      </w:r>
      <w:r>
        <w:rPr>
          <w:rFonts w:hint="eastAsia"/>
          <w:sz w:val="24"/>
          <w:highlight w:val="none"/>
        </w:rPr>
        <w:t>。</w:t>
      </w:r>
    </w:p>
    <w:p w14:paraId="234902EA">
      <w:pPr>
        <w:spacing w:line="460" w:lineRule="atLeast"/>
        <w:ind w:firstLine="480" w:firstLineChars="200"/>
        <w:rPr>
          <w:rFonts w:hint="default"/>
          <w:sz w:val="24"/>
          <w:highlight w:val="none"/>
          <w:lang w:val="en-US" w:eastAsia="zh-CN"/>
        </w:rPr>
      </w:pPr>
      <w:r>
        <w:rPr>
          <w:rFonts w:hint="eastAsia"/>
          <w:sz w:val="24"/>
          <w:highlight w:val="none"/>
          <w:lang w:val="en-US" w:eastAsia="zh-CN"/>
        </w:rPr>
        <w:t>首先，本申请的稀土元素检测的完整流程图可以如图2所示，结合图2来对本申请的完整实施例进行解释：</w:t>
      </w:r>
    </w:p>
    <w:p w14:paraId="43FC4F95">
      <w:pPr>
        <w:spacing w:line="460" w:lineRule="atLeast"/>
        <w:ind w:firstLine="480" w:firstLineChars="200"/>
        <w:rPr>
          <w:rFonts w:hint="eastAsia"/>
          <w:sz w:val="24"/>
          <w:highlight w:val="none"/>
          <w:lang w:val="en-US" w:eastAsia="zh-CN"/>
        </w:rPr>
      </w:pPr>
      <w:r>
        <w:rPr>
          <w:rFonts w:hint="eastAsia"/>
          <w:sz w:val="24"/>
          <w:highlight w:val="none"/>
          <w:lang w:val="en-US" w:eastAsia="zh-CN"/>
        </w:rPr>
        <w:t>第一步：稀土元素孤立峰的寻找</w:t>
      </w:r>
    </w:p>
    <w:p w14:paraId="6D479D08">
      <w:pPr>
        <w:spacing w:line="460" w:lineRule="atLeast"/>
        <w:ind w:firstLine="480" w:firstLineChars="200"/>
        <w:rPr>
          <w:rFonts w:hint="eastAsia"/>
          <w:sz w:val="24"/>
          <w:highlight w:val="none"/>
          <w:lang w:val="en-US" w:eastAsia="zh-CN"/>
        </w:rPr>
      </w:pPr>
      <w:r>
        <w:rPr>
          <w:rFonts w:hint="eastAsia"/>
          <w:sz w:val="24"/>
          <w:highlight w:val="none"/>
          <w:lang w:val="en-US" w:eastAsia="zh-CN"/>
        </w:rPr>
        <w:t>通过NIST数据库生成十五种稀土元素平均原子百分数（6.6 a.t%）的模拟光谱，随后对该模拟光谱进行寻峰处理，将各个稀土元素的谱线库与该平均稀土含量模拟光谱的峰值进行最近峰值距离计算。最近峰值距离大于0.5nm的属于可用峰，最近峰值距离在0-0.5nm之间的属于重叠峰（重叠程度不同导致峰值距离不同），随后筛选出每个稀土元素的可用峰。</w:t>
      </w:r>
    </w:p>
    <w:p w14:paraId="33B99AAA">
      <w:pPr>
        <w:spacing w:line="460" w:lineRule="atLeast"/>
        <w:ind w:firstLine="480" w:firstLineChars="200"/>
        <w:rPr>
          <w:rFonts w:hint="eastAsia"/>
          <w:sz w:val="24"/>
          <w:highlight w:val="none"/>
          <w:lang w:val="en-US" w:eastAsia="zh-CN"/>
        </w:rPr>
      </w:pPr>
      <w:r>
        <w:rPr>
          <w:rFonts w:hint="eastAsia"/>
          <w:sz w:val="24"/>
          <w:highlight w:val="none"/>
          <w:lang w:val="en-US" w:eastAsia="zh-CN"/>
        </w:rPr>
        <w:t>第二步：基体元素中干扰元素的寻找</w:t>
      </w:r>
    </w:p>
    <w:p w14:paraId="6CAD7D0B">
      <w:pPr>
        <w:spacing w:line="460" w:lineRule="atLeast"/>
        <w:ind w:firstLine="480" w:firstLineChars="200"/>
        <w:rPr>
          <w:rFonts w:hint="eastAsia"/>
          <w:sz w:val="24"/>
          <w:highlight w:val="none"/>
          <w:lang w:val="en-US" w:eastAsia="zh-CN"/>
        </w:rPr>
      </w:pPr>
      <w:r>
        <w:rPr>
          <w:rFonts w:hint="eastAsia"/>
          <w:sz w:val="24"/>
          <w:highlight w:val="none"/>
          <w:lang w:val="en-US" w:eastAsia="zh-CN"/>
        </w:rPr>
        <w:t>在实际LIBS光谱中，由于谱线会受到Doppler展宽（多普勒展宽）、Stark展宽（斯塔克展宽）、仪器展宽等展宽效应的影响，导致元素的特征谱线从特定波长的峰值变成一定波段范围的拓展峰。</w:t>
      </w:r>
    </w:p>
    <w:p w14:paraId="4D3C3575">
      <w:pPr>
        <w:spacing w:line="460" w:lineRule="atLeast"/>
        <w:ind w:firstLine="480" w:firstLineChars="200"/>
        <w:rPr>
          <w:rFonts w:hint="eastAsia"/>
          <w:sz w:val="24"/>
          <w:highlight w:val="none"/>
          <w:lang w:val="en-US" w:eastAsia="zh-CN"/>
        </w:rPr>
      </w:pPr>
      <w:r>
        <w:rPr>
          <w:rFonts w:hint="eastAsia"/>
          <w:sz w:val="24"/>
          <w:highlight w:val="none"/>
          <w:lang w:val="en-US" w:eastAsia="zh-CN"/>
        </w:rPr>
        <w:t>Doppler展宽表征为：</w:t>
      </w:r>
    </w:p>
    <w:p w14:paraId="6BB24B17">
      <w:pPr>
        <w:spacing w:line="460" w:lineRule="atLeast"/>
        <w:ind w:firstLine="480" w:firstLineChars="200"/>
        <w:rPr>
          <w:rFonts w:hint="eastAsia"/>
          <w:sz w:val="24"/>
          <w:highlight w:val="none"/>
          <w:lang w:val="en-US" w:eastAsia="zh-CN"/>
        </w:rPr>
      </w:pPr>
      <m:oMathPara>
        <m:oMath>
          <m:eqArr>
            <m:eqArrPr>
              <m:maxDist m:val="1"/>
              <m:ctrlPr>
                <w:rPr>
                  <w:rFonts w:hint="eastAsia" w:ascii="Cambria Math" w:hAnsi="Cambria Math"/>
                  <w:sz w:val="24"/>
                  <w:highlight w:val="none"/>
                  <w:lang w:val="en-US" w:eastAsia="zh-CN"/>
                </w:rPr>
              </m:ctrlPr>
            </m:eqArrPr>
            <m:e>
              <m:r>
                <m:rPr>
                  <m:sty m:val="p"/>
                </m:rPr>
                <w:rPr>
                  <w:rFonts w:hint="eastAsia" w:ascii="Times New Roman" w:hAnsi="Times New Roman"/>
                  <w:sz w:val="24"/>
                  <w:highlight w:val="none"/>
                  <w:lang w:val="en-US" w:eastAsia="zh-CN"/>
                </w:rPr>
                <m:t>∆</m:t>
              </m:r>
              <m:sSub>
                <m:sSubPr>
                  <m:ctrlPr>
                    <w:rPr>
                      <w:rFonts w:hint="eastAsia" w:ascii="Cambria Math" w:hAnsi="Cambria Math"/>
                      <w:sz w:val="24"/>
                      <w:highlight w:val="none"/>
                      <w:lang w:val="en-US" w:eastAsia="zh-CN"/>
                    </w:rPr>
                  </m:ctrlPr>
                </m:sSubPr>
                <m:e>
                  <m:r>
                    <m:rPr>
                      <m:sty m:val="p"/>
                    </m:rPr>
                    <w:rPr>
                      <w:rFonts w:hint="eastAsia" w:ascii="Times New Roman" w:hAnsi="Times New Roman"/>
                      <w:sz w:val="24"/>
                      <w:highlight w:val="none"/>
                      <w:lang w:val="en-US" w:eastAsia="zh-CN"/>
                    </w:rPr>
                    <m:t>λ</m:t>
                  </m:r>
                  <m:ctrlPr>
                    <w:rPr>
                      <w:rFonts w:hint="eastAsia" w:ascii="Cambria Math" w:hAnsi="Cambria Math"/>
                      <w:sz w:val="24"/>
                      <w:highlight w:val="none"/>
                      <w:lang w:val="en-US" w:eastAsia="zh-CN"/>
                    </w:rPr>
                  </m:ctrlPr>
                </m:e>
                <m:sub>
                  <m:r>
                    <m:rPr>
                      <m:sty m:val="p"/>
                    </m:rPr>
                    <w:rPr>
                      <w:rFonts w:hint="eastAsia" w:ascii="Times New Roman" w:hAnsi="Times New Roman"/>
                      <w:sz w:val="24"/>
                      <w:highlight w:val="none"/>
                      <w:lang w:val="en-US" w:eastAsia="zh-CN"/>
                    </w:rPr>
                    <m:t>D</m:t>
                  </m:r>
                  <m:ctrlPr>
                    <w:rPr>
                      <w:rFonts w:hint="eastAsia" w:ascii="Cambria Math" w:hAnsi="Cambria Math"/>
                      <w:sz w:val="24"/>
                      <w:highlight w:val="none"/>
                      <w:lang w:val="en-US" w:eastAsia="zh-CN"/>
                    </w:rPr>
                  </m:ctrlPr>
                </m:sub>
              </m:sSub>
              <m:r>
                <m:rPr>
                  <m:sty m:val="p"/>
                </m:rPr>
                <w:rPr>
                  <w:rFonts w:hint="eastAsia" w:ascii="Times New Roman" w:hAnsi="Times New Roman"/>
                  <w:sz w:val="24"/>
                  <w:highlight w:val="none"/>
                  <w:lang w:val="en-US" w:eastAsia="zh-CN"/>
                </w:rPr>
                <m:t>=</m:t>
              </m:r>
              <m:sSub>
                <m:sSubPr>
                  <m:ctrlPr>
                    <w:rPr>
                      <w:rFonts w:hint="eastAsia" w:ascii="Cambria Math" w:hAnsi="Cambria Math"/>
                      <w:sz w:val="24"/>
                      <w:highlight w:val="none"/>
                      <w:lang w:val="en-US" w:eastAsia="zh-CN"/>
                    </w:rPr>
                  </m:ctrlPr>
                </m:sSubPr>
                <m:e>
                  <m:r>
                    <m:rPr>
                      <m:sty m:val="p"/>
                    </m:rPr>
                    <w:rPr>
                      <w:rFonts w:hint="eastAsia" w:ascii="Times New Roman" w:hAnsi="Times New Roman"/>
                      <w:sz w:val="24"/>
                      <w:highlight w:val="none"/>
                      <w:lang w:val="en-US" w:eastAsia="zh-CN"/>
                    </w:rPr>
                    <m:t>λ</m:t>
                  </m:r>
                  <m:ctrlPr>
                    <w:rPr>
                      <w:rFonts w:hint="eastAsia" w:ascii="Cambria Math" w:hAnsi="Cambria Math"/>
                      <w:sz w:val="24"/>
                      <w:highlight w:val="none"/>
                      <w:lang w:val="en-US" w:eastAsia="zh-CN"/>
                    </w:rPr>
                  </m:ctrlPr>
                </m:e>
                <m:sub>
                  <m:r>
                    <m:rPr>
                      <m:sty m:val="p"/>
                    </m:rPr>
                    <w:rPr>
                      <w:rFonts w:hint="eastAsia" w:ascii="Times New Roman" w:hAnsi="Times New Roman"/>
                      <w:sz w:val="24"/>
                      <w:highlight w:val="none"/>
                      <w:lang w:val="en-US" w:eastAsia="zh-CN"/>
                    </w:rPr>
                    <m:t>0</m:t>
                  </m:r>
                  <m:ctrlPr>
                    <w:rPr>
                      <w:rFonts w:hint="eastAsia" w:ascii="Cambria Math" w:hAnsi="Cambria Math"/>
                      <w:sz w:val="24"/>
                      <w:highlight w:val="none"/>
                      <w:lang w:val="en-US" w:eastAsia="zh-CN"/>
                    </w:rPr>
                  </m:ctrlPr>
                </m:sub>
              </m:sSub>
              <m:rad>
                <m:radPr>
                  <m:degHide m:val="1"/>
                  <m:ctrlPr>
                    <w:rPr>
                      <w:rFonts w:hint="eastAsia" w:ascii="Cambria Math" w:hAnsi="Cambria Math"/>
                      <w:sz w:val="24"/>
                      <w:highlight w:val="none"/>
                      <w:lang w:val="en-US" w:eastAsia="zh-CN"/>
                    </w:rPr>
                  </m:ctrlPr>
                </m:radPr>
                <m:deg>
                  <m:ctrlPr>
                    <w:rPr>
                      <w:rFonts w:hint="eastAsia" w:ascii="Cambria Math" w:hAnsi="Cambria Math"/>
                      <w:sz w:val="24"/>
                      <w:highlight w:val="none"/>
                      <w:lang w:val="en-US" w:eastAsia="zh-CN"/>
                    </w:rPr>
                  </m:ctrlPr>
                </m:deg>
                <m:e>
                  <m:f>
                    <m:fPr>
                      <m:ctrlPr>
                        <w:rPr>
                          <w:rFonts w:hint="eastAsia" w:ascii="Cambria Math" w:hAnsi="Cambria Math"/>
                          <w:sz w:val="24"/>
                          <w:highlight w:val="none"/>
                          <w:lang w:val="en-US" w:eastAsia="zh-CN"/>
                        </w:rPr>
                      </m:ctrlPr>
                    </m:fPr>
                    <m:num>
                      <m:r>
                        <m:rPr>
                          <m:sty m:val="p"/>
                        </m:rPr>
                        <w:rPr>
                          <w:rFonts w:hint="eastAsia" w:ascii="Times New Roman" w:hAnsi="Times New Roman"/>
                          <w:sz w:val="24"/>
                          <w:highlight w:val="none"/>
                          <w:lang w:val="en-US" w:eastAsia="zh-CN"/>
                        </w:rPr>
                        <m:t>8</m:t>
                      </m:r>
                      <m:sSub>
                        <m:sSubPr>
                          <m:ctrlPr>
                            <w:rPr>
                              <w:rFonts w:hint="eastAsia" w:ascii="Cambria Math" w:hAnsi="Cambria Math"/>
                              <w:sz w:val="24"/>
                              <w:highlight w:val="none"/>
                              <w:lang w:val="en-US" w:eastAsia="zh-CN"/>
                            </w:rPr>
                          </m:ctrlPr>
                        </m:sSubPr>
                        <m:e>
                          <m:r>
                            <m:rPr>
                              <m:sty m:val="p"/>
                            </m:rPr>
                            <w:rPr>
                              <w:rFonts w:hint="eastAsia" w:ascii="Times New Roman" w:hAnsi="Times New Roman"/>
                              <w:sz w:val="24"/>
                              <w:highlight w:val="none"/>
                              <w:lang w:val="en-US" w:eastAsia="zh-CN"/>
                            </w:rPr>
                            <m:t>k</m:t>
                          </m:r>
                          <m:ctrlPr>
                            <w:rPr>
                              <w:rFonts w:hint="eastAsia" w:ascii="Cambria Math" w:hAnsi="Cambria Math"/>
                              <w:sz w:val="24"/>
                              <w:highlight w:val="none"/>
                              <w:lang w:val="en-US" w:eastAsia="zh-CN"/>
                            </w:rPr>
                          </m:ctrlPr>
                        </m:e>
                        <m:sub>
                          <m:r>
                            <m:rPr>
                              <m:sty m:val="p"/>
                            </m:rPr>
                            <w:rPr>
                              <w:rFonts w:hint="eastAsia" w:ascii="Times New Roman" w:hAnsi="Times New Roman"/>
                              <w:sz w:val="24"/>
                              <w:highlight w:val="none"/>
                              <w:lang w:val="en-US" w:eastAsia="zh-CN"/>
                            </w:rPr>
                            <m:t>B</m:t>
                          </m:r>
                          <m:ctrlPr>
                            <w:rPr>
                              <w:rFonts w:hint="eastAsia" w:ascii="Cambria Math" w:hAnsi="Cambria Math"/>
                              <w:sz w:val="24"/>
                              <w:highlight w:val="none"/>
                              <w:lang w:val="en-US" w:eastAsia="zh-CN"/>
                            </w:rPr>
                          </m:ctrlPr>
                        </m:sub>
                      </m:sSub>
                      <m:r>
                        <m:rPr>
                          <m:sty m:val="p"/>
                        </m:rPr>
                        <w:rPr>
                          <w:rFonts w:hint="eastAsia" w:ascii="Times New Roman" w:hAnsi="Times New Roman"/>
                          <w:sz w:val="24"/>
                          <w:highlight w:val="none"/>
                          <w:lang w:val="en-US" w:eastAsia="zh-CN"/>
                        </w:rPr>
                        <m:t>Tln2</m:t>
                      </m:r>
                      <m:ctrlPr>
                        <w:rPr>
                          <w:rFonts w:hint="eastAsia" w:ascii="Cambria Math" w:hAnsi="Cambria Math"/>
                          <w:sz w:val="24"/>
                          <w:highlight w:val="none"/>
                          <w:lang w:val="en-US" w:eastAsia="zh-CN"/>
                        </w:rPr>
                      </m:ctrlPr>
                    </m:num>
                    <m:den>
                      <m:r>
                        <m:rPr>
                          <m:sty m:val="p"/>
                        </m:rPr>
                        <w:rPr>
                          <w:rFonts w:hint="eastAsia" w:ascii="Times New Roman" w:hAnsi="Times New Roman"/>
                          <w:sz w:val="24"/>
                          <w:highlight w:val="none"/>
                          <w:lang w:val="en-US" w:eastAsia="zh-CN"/>
                        </w:rPr>
                        <m:t>m</m:t>
                      </m:r>
                      <m:sSup>
                        <m:sSupPr>
                          <m:ctrlPr>
                            <w:rPr>
                              <w:rFonts w:hint="eastAsia" w:ascii="Cambria Math" w:hAnsi="Cambria Math"/>
                              <w:sz w:val="24"/>
                              <w:highlight w:val="none"/>
                              <w:lang w:val="en-US" w:eastAsia="zh-CN"/>
                            </w:rPr>
                          </m:ctrlPr>
                        </m:sSupPr>
                        <m:e>
                          <m:r>
                            <m:rPr>
                              <m:sty m:val="p"/>
                            </m:rPr>
                            <w:rPr>
                              <w:rFonts w:hint="eastAsia" w:ascii="Times New Roman" w:hAnsi="Times New Roman"/>
                              <w:sz w:val="24"/>
                              <w:highlight w:val="none"/>
                              <w:lang w:val="en-US" w:eastAsia="zh-CN"/>
                            </w:rPr>
                            <m:t>c</m:t>
                          </m:r>
                          <m:ctrlPr>
                            <w:rPr>
                              <w:rFonts w:hint="eastAsia" w:ascii="Cambria Math" w:hAnsi="Cambria Math"/>
                              <w:sz w:val="24"/>
                              <w:highlight w:val="none"/>
                              <w:lang w:val="en-US" w:eastAsia="zh-CN"/>
                            </w:rPr>
                          </m:ctrlPr>
                        </m:e>
                        <m:sup>
                          <m:r>
                            <m:rPr>
                              <m:sty m:val="p"/>
                            </m:rPr>
                            <w:rPr>
                              <w:rFonts w:hint="eastAsia" w:ascii="Times New Roman" w:hAnsi="Times New Roman"/>
                              <w:sz w:val="24"/>
                              <w:highlight w:val="none"/>
                              <w:lang w:val="en-US" w:eastAsia="zh-CN"/>
                            </w:rPr>
                            <m:t>2</m:t>
                          </m:r>
                          <m:ctrlPr>
                            <w:rPr>
                              <w:rFonts w:hint="eastAsia" w:ascii="Cambria Math" w:hAnsi="Cambria Math"/>
                              <w:sz w:val="24"/>
                              <w:highlight w:val="none"/>
                              <w:lang w:val="en-US" w:eastAsia="zh-CN"/>
                            </w:rPr>
                          </m:ctrlPr>
                        </m:sup>
                      </m:sSup>
                      <m:ctrlPr>
                        <w:rPr>
                          <w:rFonts w:hint="eastAsia" w:ascii="Cambria Math" w:hAnsi="Cambria Math"/>
                          <w:sz w:val="24"/>
                          <w:highlight w:val="none"/>
                          <w:lang w:val="en-US" w:eastAsia="zh-CN"/>
                        </w:rPr>
                      </m:ctrlPr>
                    </m:den>
                  </m:f>
                  <m:ctrlPr>
                    <w:rPr>
                      <w:rFonts w:hint="eastAsia" w:ascii="Cambria Math" w:hAnsi="Cambria Math"/>
                      <w:sz w:val="24"/>
                      <w:highlight w:val="none"/>
                      <w:lang w:val="en-US" w:eastAsia="zh-CN"/>
                    </w:rPr>
                  </m:ctrlPr>
                </m:e>
              </m:rad>
              <m:r>
                <m:rPr>
                  <m:sty m:val="p"/>
                </m:rPr>
                <w:rPr>
                  <w:rFonts w:hint="eastAsia" w:ascii="Times New Roman" w:hAnsi="Times New Roman"/>
                  <w:sz w:val="24"/>
                  <w:highlight w:val="none"/>
                  <w:lang w:val="en-US" w:eastAsia="zh-CN"/>
                </w:rPr>
                <m:t>#(1)</m:t>
              </m:r>
              <m:ctrlPr>
                <w:rPr>
                  <w:rFonts w:hint="eastAsia" w:ascii="Cambria Math" w:hAnsi="Cambria Math"/>
                  <w:sz w:val="24"/>
                  <w:highlight w:val="none"/>
                  <w:lang w:val="en-US" w:eastAsia="zh-CN"/>
                </w:rPr>
              </m:ctrlPr>
            </m:e>
          </m:eqArr>
        </m:oMath>
      </m:oMathPara>
    </w:p>
    <w:p w14:paraId="4C58EA5C">
      <w:pPr>
        <w:spacing w:line="460" w:lineRule="atLeast"/>
        <w:ind w:firstLine="480" w:firstLineChars="200"/>
        <w:rPr>
          <w:rFonts w:hint="eastAsia"/>
          <w:sz w:val="24"/>
          <w:highlight w:val="none"/>
          <w:lang w:val="en-US" w:eastAsia="zh-CN"/>
        </w:rPr>
      </w:pPr>
    </w:p>
    <w:p w14:paraId="07A6C481">
      <w:pPr>
        <w:spacing w:line="460" w:lineRule="atLeast"/>
        <w:ind w:firstLine="480" w:firstLineChars="200"/>
        <w:rPr>
          <w:rFonts w:hint="eastAsia"/>
          <w:sz w:val="24"/>
          <w:highlight w:val="none"/>
          <w:lang w:val="en-US" w:eastAsia="zh-CN"/>
        </w:rPr>
      </w:pPr>
      <w:r>
        <w:rPr>
          <w:rFonts w:hint="eastAsia"/>
          <w:sz w:val="24"/>
          <w:highlight w:val="none"/>
          <w:lang w:val="en-US" w:eastAsia="zh-CN"/>
        </w:rPr>
        <w:t>其中，</w:t>
      </w:r>
      <m:oMath>
        <m:sSub>
          <m:sSubPr>
            <m:ctrlPr>
              <w:rPr>
                <w:rFonts w:hint="eastAsia" w:ascii="Cambria Math" w:hAnsi="Cambria Math"/>
                <w:sz w:val="24"/>
                <w:highlight w:val="none"/>
                <w:lang w:val="en-US" w:eastAsia="zh-CN"/>
              </w:rPr>
            </m:ctrlPr>
          </m:sSubPr>
          <m:e>
            <m:r>
              <m:rPr>
                <m:sty m:val="p"/>
              </m:rPr>
              <w:rPr>
                <w:rFonts w:hint="eastAsia" w:ascii="Times New Roman" w:hAnsi="Times New Roman"/>
                <w:sz w:val="24"/>
                <w:highlight w:val="none"/>
                <w:lang w:val="en-US" w:eastAsia="zh-CN"/>
              </w:rPr>
              <m:t>λ</m:t>
            </m:r>
            <m:ctrlPr>
              <w:rPr>
                <w:rFonts w:hint="eastAsia" w:ascii="Cambria Math" w:hAnsi="Cambria Math"/>
                <w:sz w:val="24"/>
                <w:highlight w:val="none"/>
                <w:lang w:val="en-US" w:eastAsia="zh-CN"/>
              </w:rPr>
            </m:ctrlPr>
          </m:e>
          <m:sub>
            <m:r>
              <m:rPr>
                <m:sty m:val="p"/>
              </m:rPr>
              <w:rPr>
                <w:rFonts w:hint="eastAsia" w:ascii="Times New Roman" w:hAnsi="Times New Roman"/>
                <w:sz w:val="24"/>
                <w:highlight w:val="none"/>
                <w:lang w:val="en-US" w:eastAsia="zh-CN"/>
              </w:rPr>
              <m:t>0</m:t>
            </m:r>
            <m:ctrlPr>
              <w:rPr>
                <w:rFonts w:hint="eastAsia" w:ascii="Cambria Math" w:hAnsi="Cambria Math"/>
                <w:sz w:val="24"/>
                <w:highlight w:val="none"/>
                <w:lang w:val="en-US" w:eastAsia="zh-CN"/>
              </w:rPr>
            </m:ctrlPr>
          </m:sub>
        </m:sSub>
      </m:oMath>
      <w:r>
        <w:rPr>
          <w:rFonts w:hint="eastAsia"/>
          <w:sz w:val="24"/>
          <w:highlight w:val="none"/>
          <w:lang w:val="en-US" w:eastAsia="zh-CN"/>
        </w:rPr>
        <w:t>为</w:t>
      </w:r>
      <w:ins w:id="4" w:author="昭扬" w:date="2026-05-24T11:09:06Z">
        <w:r>
          <w:rPr>
            <w:rFonts w:hint="eastAsia"/>
            <w:sz w:val="24"/>
            <w:highlight w:val="none"/>
            <w:lang w:val="en-US" w:eastAsia="zh-CN"/>
          </w:rPr>
          <w:t>任意</w:t>
        </w:r>
      </w:ins>
      <w:ins w:id="5" w:author="昭扬" w:date="2026-05-24T11:09:09Z">
        <w:r>
          <w:rPr>
            <w:rFonts w:hint="eastAsia"/>
            <w:sz w:val="24"/>
            <w:highlight w:val="none"/>
            <w:lang w:val="en-US" w:eastAsia="zh-CN"/>
          </w:rPr>
          <w:t>元素的</w:t>
        </w:r>
      </w:ins>
      <w:commentRangeStart w:id="0"/>
      <w:commentRangeStart w:id="1"/>
      <w:r>
        <w:rPr>
          <w:rFonts w:hint="eastAsia"/>
          <w:sz w:val="24"/>
          <w:highlight w:val="none"/>
          <w:lang w:val="en-US" w:eastAsia="zh-CN"/>
        </w:rPr>
        <w:t>谱线</w:t>
      </w:r>
      <w:ins w:id="6" w:author="昭扬" w:date="2026-05-24T11:09:14Z">
        <w:r>
          <w:rPr>
            <w:rFonts w:hint="eastAsia"/>
            <w:sz w:val="24"/>
            <w:highlight w:val="none"/>
            <w:lang w:val="en-US" w:eastAsia="zh-CN"/>
          </w:rPr>
          <w:t>的</w:t>
        </w:r>
      </w:ins>
      <w:r>
        <w:rPr>
          <w:rFonts w:hint="eastAsia"/>
          <w:sz w:val="24"/>
          <w:highlight w:val="none"/>
          <w:lang w:val="en-US" w:eastAsia="zh-CN"/>
        </w:rPr>
        <w:t>中心波长</w:t>
      </w:r>
      <w:commentRangeEnd w:id="0"/>
      <w:r>
        <w:commentReference w:id="0"/>
      </w:r>
      <w:commentRangeEnd w:id="1"/>
      <w:r>
        <w:commentReference w:id="1"/>
      </w:r>
      <w:r>
        <w:rPr>
          <w:rFonts w:hint="eastAsia"/>
          <w:sz w:val="24"/>
          <w:highlight w:val="none"/>
          <w:lang w:val="en-US" w:eastAsia="zh-CN"/>
        </w:rPr>
        <w:t>、</w:t>
      </w:r>
      <m:oMath>
        <m:sSub>
          <m:sSubPr>
            <m:ctrlPr>
              <w:rPr>
                <w:rFonts w:hint="eastAsia" w:ascii="Cambria Math" w:hAnsi="Cambria Math"/>
                <w:sz w:val="24"/>
                <w:highlight w:val="none"/>
                <w:lang w:val="en-US" w:eastAsia="zh-CN"/>
              </w:rPr>
            </m:ctrlPr>
          </m:sSubPr>
          <m:e>
            <m:r>
              <m:rPr>
                <m:sty m:val="p"/>
              </m:rPr>
              <w:rPr>
                <w:rFonts w:hint="eastAsia" w:ascii="Times New Roman" w:hAnsi="Times New Roman"/>
                <w:sz w:val="24"/>
                <w:highlight w:val="none"/>
                <w:lang w:val="en-US" w:eastAsia="zh-CN"/>
              </w:rPr>
              <m:t>k</m:t>
            </m:r>
            <m:ctrlPr>
              <w:rPr>
                <w:rFonts w:hint="eastAsia" w:ascii="Cambria Math" w:hAnsi="Cambria Math"/>
                <w:sz w:val="24"/>
                <w:highlight w:val="none"/>
                <w:lang w:val="en-US" w:eastAsia="zh-CN"/>
              </w:rPr>
            </m:ctrlPr>
          </m:e>
          <m:sub>
            <m:r>
              <m:rPr>
                <m:sty m:val="p"/>
              </m:rPr>
              <w:rPr>
                <w:rFonts w:hint="eastAsia" w:ascii="Times New Roman" w:hAnsi="Times New Roman"/>
                <w:sz w:val="24"/>
                <w:highlight w:val="none"/>
                <w:lang w:val="en-US" w:eastAsia="zh-CN"/>
              </w:rPr>
              <m:t>B</m:t>
            </m:r>
            <m:ctrlPr>
              <w:rPr>
                <w:rFonts w:hint="eastAsia" w:ascii="Cambria Math" w:hAnsi="Cambria Math"/>
                <w:sz w:val="24"/>
                <w:highlight w:val="none"/>
                <w:lang w:val="en-US" w:eastAsia="zh-CN"/>
              </w:rPr>
            </m:ctrlPr>
          </m:sub>
        </m:sSub>
      </m:oMath>
      <w:r>
        <w:rPr>
          <w:rFonts w:hint="eastAsia"/>
          <w:sz w:val="24"/>
          <w:highlight w:val="none"/>
          <w:lang w:val="en-US" w:eastAsia="zh-CN"/>
        </w:rPr>
        <w:t>是玻尔兹曼常数、</w:t>
      </w:r>
      <m:oMath>
        <m:r>
          <m:rPr>
            <m:sty m:val="p"/>
          </m:rPr>
          <w:rPr>
            <w:rFonts w:hint="eastAsia" w:ascii="Times New Roman" w:hAnsi="Times New Roman"/>
            <w:sz w:val="24"/>
            <w:highlight w:val="none"/>
            <w:lang w:val="en-US" w:eastAsia="zh-CN"/>
          </w:rPr>
          <m:t>T</m:t>
        </m:r>
      </m:oMath>
      <w:r>
        <w:rPr>
          <w:rFonts w:hint="eastAsia"/>
          <w:sz w:val="24"/>
          <w:highlight w:val="none"/>
          <w:lang w:val="en-US" w:eastAsia="zh-CN"/>
        </w:rPr>
        <w:t>为电子温度（可以将预设电子温度T0代入）、</w:t>
      </w:r>
      <m:oMath>
        <m:r>
          <m:rPr>
            <m:sty m:val="p"/>
          </m:rPr>
          <w:rPr>
            <w:rFonts w:hint="eastAsia" w:ascii="Times New Roman" w:hAnsi="Times New Roman"/>
            <w:sz w:val="24"/>
            <w:highlight w:val="none"/>
            <w:lang w:val="en-US" w:eastAsia="zh-CN"/>
          </w:rPr>
          <m:t>m</m:t>
        </m:r>
      </m:oMath>
      <w:r>
        <w:rPr>
          <w:rFonts w:hint="eastAsia"/>
          <w:sz w:val="24"/>
          <w:highlight w:val="none"/>
          <w:lang w:val="en-US" w:eastAsia="zh-CN"/>
        </w:rPr>
        <w:t>为粒子的质量、</w:t>
      </w:r>
      <m:oMath>
        <m:r>
          <m:rPr>
            <m:sty m:val="p"/>
          </m:rPr>
          <w:rPr>
            <w:rFonts w:hint="eastAsia" w:ascii="Times New Roman" w:hAnsi="Times New Roman"/>
            <w:sz w:val="24"/>
            <w:highlight w:val="none"/>
            <w:lang w:val="en-US" w:eastAsia="zh-CN"/>
          </w:rPr>
          <m:t>c</m:t>
        </m:r>
      </m:oMath>
      <w:r>
        <w:rPr>
          <w:rFonts w:hint="eastAsia"/>
          <w:sz w:val="24"/>
          <w:highlight w:val="none"/>
          <w:lang w:val="en-US" w:eastAsia="zh-CN"/>
        </w:rPr>
        <w:t>为光速。</w:t>
      </w:r>
    </w:p>
    <w:p w14:paraId="761626EB">
      <w:pPr>
        <w:spacing w:line="460" w:lineRule="atLeast"/>
        <w:ind w:firstLine="480" w:firstLineChars="200"/>
        <w:rPr>
          <w:rFonts w:hint="eastAsia"/>
          <w:sz w:val="24"/>
          <w:highlight w:val="none"/>
          <w:lang w:val="en-US" w:eastAsia="zh-CN"/>
        </w:rPr>
      </w:pPr>
    </w:p>
    <w:p w14:paraId="176CE812">
      <w:pPr>
        <w:spacing w:line="460" w:lineRule="atLeast"/>
        <w:ind w:firstLine="480" w:firstLineChars="200"/>
        <w:rPr>
          <w:rFonts w:hint="eastAsia"/>
          <w:sz w:val="24"/>
          <w:highlight w:val="none"/>
          <w:lang w:val="en-US" w:eastAsia="zh-CN"/>
        </w:rPr>
      </w:pPr>
      <w:r>
        <w:rPr>
          <w:rFonts w:hint="eastAsia"/>
          <w:sz w:val="24"/>
          <w:highlight w:val="none"/>
          <w:lang w:val="en-US" w:eastAsia="zh-CN"/>
        </w:rPr>
        <w:t>Stark展宽表征为：</w:t>
      </w:r>
    </w:p>
    <w:p w14:paraId="5EBABE62">
      <w:pPr>
        <w:spacing w:line="460" w:lineRule="atLeast"/>
        <w:ind w:firstLine="480" w:firstLineChars="200"/>
        <w:rPr>
          <w:rFonts w:hint="eastAsia"/>
          <w:sz w:val="24"/>
          <w:highlight w:val="none"/>
          <w:lang w:val="en-US" w:eastAsia="zh-CN"/>
        </w:rPr>
      </w:pPr>
      <m:oMathPara>
        <m:oMath>
          <m:eqArr>
            <m:eqArrPr>
              <m:maxDist m:val="1"/>
              <m:ctrlPr>
                <w:rPr>
                  <w:rFonts w:hint="eastAsia" w:ascii="Cambria Math" w:hAnsi="Cambria Math"/>
                  <w:sz w:val="24"/>
                  <w:highlight w:val="none"/>
                  <w:lang w:val="en-US" w:eastAsia="zh-CN"/>
                </w:rPr>
              </m:ctrlPr>
            </m:eqArrPr>
            <m:e>
              <m:r>
                <m:rPr>
                  <m:sty m:val="p"/>
                </m:rPr>
                <w:rPr>
                  <w:rFonts w:hint="eastAsia" w:ascii="Times New Roman" w:hAnsi="Times New Roman"/>
                  <w:sz w:val="24"/>
                  <w:highlight w:val="none"/>
                  <w:lang w:val="en-US" w:eastAsia="zh-CN"/>
                </w:rPr>
                <m:t>Δ</m:t>
              </m:r>
              <m:sSub>
                <m:sSubPr>
                  <m:ctrlPr>
                    <w:rPr>
                      <w:rFonts w:hint="eastAsia" w:ascii="Cambria Math" w:hAnsi="Cambria Math"/>
                      <w:sz w:val="24"/>
                      <w:highlight w:val="none"/>
                      <w:lang w:val="en-US" w:eastAsia="zh-CN"/>
                    </w:rPr>
                  </m:ctrlPr>
                </m:sSubPr>
                <m:e>
                  <m:r>
                    <m:rPr>
                      <m:sty m:val="p"/>
                    </m:rPr>
                    <w:rPr>
                      <w:rFonts w:hint="eastAsia" w:ascii="Times New Roman" w:hAnsi="Times New Roman"/>
                      <w:sz w:val="24"/>
                      <w:highlight w:val="none"/>
                      <w:lang w:val="en-US" w:eastAsia="zh-CN"/>
                    </w:rPr>
                    <m:t>λ</m:t>
                  </m:r>
                  <m:ctrlPr>
                    <w:rPr>
                      <w:rFonts w:hint="eastAsia" w:ascii="Cambria Math" w:hAnsi="Cambria Math"/>
                      <w:sz w:val="24"/>
                      <w:highlight w:val="none"/>
                      <w:lang w:val="en-US" w:eastAsia="zh-CN"/>
                    </w:rPr>
                  </m:ctrlPr>
                </m:e>
                <m:sub>
                  <m:r>
                    <m:rPr>
                      <m:sty m:val="p"/>
                    </m:rPr>
                    <w:rPr>
                      <w:rFonts w:hint="eastAsia" w:ascii="Times New Roman" w:hAnsi="Times New Roman"/>
                      <w:sz w:val="24"/>
                      <w:highlight w:val="none"/>
                      <w:lang w:val="en-US" w:eastAsia="zh-CN"/>
                    </w:rPr>
                    <m:t>1/2</m:t>
                  </m:r>
                  <m:ctrlPr>
                    <w:rPr>
                      <w:rFonts w:hint="eastAsia" w:ascii="Cambria Math" w:hAnsi="Cambria Math"/>
                      <w:sz w:val="24"/>
                      <w:highlight w:val="none"/>
                      <w:lang w:val="en-US" w:eastAsia="zh-CN"/>
                    </w:rPr>
                  </m:ctrlPr>
                </m:sub>
              </m:sSub>
              <m:r>
                <m:rPr>
                  <m:sty m:val="p"/>
                </m:rPr>
                <w:rPr>
                  <w:rFonts w:hint="eastAsia" w:ascii="Times New Roman" w:hAnsi="Times New Roman"/>
                  <w:sz w:val="24"/>
                  <w:highlight w:val="none"/>
                  <w:lang w:val="en-US" w:eastAsia="zh-CN"/>
                </w:rPr>
                <m:t>=2ω</m:t>
              </m:r>
              <m:sSub>
                <m:sSubPr>
                  <m:ctrlPr>
                    <w:rPr>
                      <w:rFonts w:hint="eastAsia" w:ascii="Cambria Math" w:hAnsi="Cambria Math"/>
                      <w:sz w:val="24"/>
                      <w:highlight w:val="none"/>
                      <w:lang w:val="en-US" w:eastAsia="zh-CN"/>
                    </w:rPr>
                  </m:ctrlPr>
                </m:sSubPr>
                <m:e>
                  <m:r>
                    <m:rPr>
                      <m:sty m:val="p"/>
                    </m:rPr>
                    <w:rPr>
                      <w:rFonts w:hint="eastAsia" w:ascii="Times New Roman" w:hAnsi="Times New Roman"/>
                      <w:sz w:val="24"/>
                      <w:highlight w:val="none"/>
                      <w:lang w:val="en-US" w:eastAsia="zh-CN"/>
                    </w:rPr>
                    <m:t>N</m:t>
                  </m:r>
                  <m:ctrlPr>
                    <w:rPr>
                      <w:rFonts w:hint="eastAsia" w:ascii="Cambria Math" w:hAnsi="Cambria Math"/>
                      <w:sz w:val="24"/>
                      <w:highlight w:val="none"/>
                      <w:lang w:val="en-US" w:eastAsia="zh-CN"/>
                    </w:rPr>
                  </m:ctrlPr>
                </m:e>
                <m:sub>
                  <m:r>
                    <m:rPr>
                      <m:sty m:val="p"/>
                    </m:rPr>
                    <w:rPr>
                      <w:rFonts w:hint="eastAsia" w:ascii="Times New Roman" w:hAnsi="Times New Roman"/>
                      <w:sz w:val="24"/>
                      <w:highlight w:val="none"/>
                      <w:lang w:val="en-US" w:eastAsia="zh-CN"/>
                    </w:rPr>
                    <m:t>e</m:t>
                  </m:r>
                  <m:ctrlPr>
                    <w:rPr>
                      <w:rFonts w:hint="eastAsia" w:ascii="Cambria Math" w:hAnsi="Cambria Math"/>
                      <w:sz w:val="24"/>
                      <w:highlight w:val="none"/>
                      <w:lang w:val="en-US" w:eastAsia="zh-CN"/>
                    </w:rPr>
                  </m:ctrlPr>
                </m:sub>
              </m:sSub>
              <m:r>
                <m:rPr>
                  <m:sty m:val="p"/>
                </m:rPr>
                <w:rPr>
                  <w:rFonts w:hint="eastAsia" w:ascii="Times New Roman" w:hAnsi="Times New Roman"/>
                  <w:sz w:val="24"/>
                  <w:highlight w:val="none"/>
                  <w:lang w:val="en-US" w:eastAsia="zh-CN"/>
                </w:rPr>
                <m:t>#(2)</m:t>
              </m:r>
              <m:ctrlPr>
                <w:rPr>
                  <w:rFonts w:hint="eastAsia" w:ascii="Cambria Math" w:hAnsi="Cambria Math"/>
                  <w:sz w:val="24"/>
                  <w:highlight w:val="none"/>
                  <w:lang w:val="en-US" w:eastAsia="zh-CN"/>
                </w:rPr>
              </m:ctrlPr>
            </m:e>
          </m:eqArr>
        </m:oMath>
      </m:oMathPara>
    </w:p>
    <w:p w14:paraId="533F6537">
      <w:pPr>
        <w:spacing w:line="460" w:lineRule="atLeast"/>
        <w:ind w:firstLine="480" w:firstLineChars="200"/>
        <w:rPr>
          <w:rFonts w:hint="eastAsia"/>
          <w:sz w:val="24"/>
          <w:highlight w:val="none"/>
          <w:lang w:val="en-US" w:eastAsia="zh-CN"/>
        </w:rPr>
      </w:pPr>
      <w:r>
        <w:rPr>
          <w:rFonts w:hint="eastAsia"/>
          <w:sz w:val="24"/>
          <w:highlight w:val="none"/>
          <w:lang w:val="en-US" w:eastAsia="zh-CN"/>
        </w:rPr>
        <w:t>其中，</w:t>
      </w:r>
      <m:oMath>
        <m:r>
          <m:rPr>
            <m:sty m:val="p"/>
          </m:rPr>
          <w:rPr>
            <w:rFonts w:hint="eastAsia" w:ascii="Times New Roman" w:hAnsi="Times New Roman"/>
            <w:sz w:val="24"/>
            <w:highlight w:val="none"/>
            <w:lang w:val="en-US" w:eastAsia="zh-CN"/>
          </w:rPr>
          <m:t>ω</m:t>
        </m:r>
      </m:oMath>
      <w:r>
        <w:rPr>
          <w:rFonts w:hint="eastAsia"/>
          <w:sz w:val="24"/>
          <w:highlight w:val="none"/>
          <w:lang w:val="en-US" w:eastAsia="zh-CN"/>
        </w:rPr>
        <w:t>是Stark系数（通常通过查表获得）、</w:t>
      </w:r>
      <m:oMath>
        <m:sSub>
          <m:sSubPr>
            <m:ctrlPr>
              <w:rPr>
                <w:rFonts w:hint="eastAsia" w:ascii="Cambria Math" w:hAnsi="Cambria Math"/>
                <w:sz w:val="24"/>
                <w:highlight w:val="none"/>
                <w:lang w:val="en-US" w:eastAsia="zh-CN"/>
              </w:rPr>
            </m:ctrlPr>
          </m:sSubPr>
          <m:e>
            <m:r>
              <m:rPr>
                <m:sty m:val="p"/>
              </m:rPr>
              <w:rPr>
                <w:rFonts w:hint="eastAsia" w:ascii="Times New Roman" w:hAnsi="Times New Roman"/>
                <w:sz w:val="24"/>
                <w:highlight w:val="none"/>
                <w:lang w:val="en-US" w:eastAsia="zh-CN"/>
              </w:rPr>
              <m:t>N</m:t>
            </m:r>
            <m:ctrlPr>
              <w:rPr>
                <w:rFonts w:hint="eastAsia" w:ascii="Cambria Math" w:hAnsi="Cambria Math"/>
                <w:sz w:val="24"/>
                <w:highlight w:val="none"/>
                <w:lang w:val="en-US" w:eastAsia="zh-CN"/>
              </w:rPr>
            </m:ctrlPr>
          </m:e>
          <m:sub>
            <m:r>
              <m:rPr>
                <m:sty m:val="p"/>
              </m:rPr>
              <w:rPr>
                <w:rFonts w:hint="eastAsia" w:ascii="Times New Roman" w:hAnsi="Times New Roman"/>
                <w:sz w:val="24"/>
                <w:highlight w:val="none"/>
                <w:lang w:val="en-US" w:eastAsia="zh-CN"/>
              </w:rPr>
              <m:t>e</m:t>
            </m:r>
            <m:ctrlPr>
              <w:rPr>
                <w:rFonts w:hint="eastAsia" w:ascii="Cambria Math" w:hAnsi="Cambria Math"/>
                <w:sz w:val="24"/>
                <w:highlight w:val="none"/>
                <w:lang w:val="en-US" w:eastAsia="zh-CN"/>
              </w:rPr>
            </m:ctrlPr>
          </m:sub>
        </m:sSub>
      </m:oMath>
      <w:r>
        <w:rPr>
          <w:rFonts w:hint="eastAsia"/>
          <w:sz w:val="24"/>
          <w:highlight w:val="none"/>
          <w:lang w:val="en-US" w:eastAsia="zh-CN"/>
        </w:rPr>
        <w:t>是等离子体电子数密度。</w:t>
      </w:r>
    </w:p>
    <w:p w14:paraId="3C308E58">
      <w:pPr>
        <w:spacing w:line="460" w:lineRule="atLeast"/>
        <w:ind w:firstLine="480" w:firstLineChars="200"/>
        <w:rPr>
          <w:rFonts w:hint="eastAsia"/>
          <w:sz w:val="24"/>
          <w:highlight w:val="none"/>
          <w:lang w:val="en-US" w:eastAsia="zh-CN"/>
        </w:rPr>
      </w:pPr>
      <w:r>
        <w:rPr>
          <w:rFonts w:hint="eastAsia"/>
          <w:sz w:val="24"/>
          <w:highlight w:val="none"/>
          <w:lang w:val="en-US" w:eastAsia="zh-CN"/>
        </w:rPr>
        <w:t>在一些实施例中，所述寻找每一所述稀土元素的特征谱线的基体干扰元素，包括：</w:t>
      </w:r>
    </w:p>
    <w:p w14:paraId="3B20B8A3">
      <w:pPr>
        <w:spacing w:line="460" w:lineRule="atLeast"/>
        <w:ind w:firstLine="480" w:firstLineChars="200"/>
        <w:rPr>
          <w:rFonts w:hint="eastAsia"/>
          <w:sz w:val="24"/>
          <w:highlight w:val="none"/>
          <w:lang w:val="en-US" w:eastAsia="zh-CN"/>
        </w:rPr>
      </w:pPr>
      <w:r>
        <w:rPr>
          <w:rFonts w:hint="eastAsia"/>
          <w:sz w:val="24"/>
          <w:highlight w:val="none"/>
          <w:lang w:val="en-US" w:eastAsia="zh-CN"/>
        </w:rPr>
        <w:t>针对每一所述稀土元素的特征谱线，计算所述稀土元素的特征谱线与各种基体元素的特征谱线之间的距离；</w:t>
      </w:r>
    </w:p>
    <w:p w14:paraId="587DCCDC">
      <w:pPr>
        <w:spacing w:line="460" w:lineRule="atLeast"/>
        <w:ind w:firstLine="480" w:firstLineChars="200"/>
        <w:rPr>
          <w:rFonts w:hint="eastAsia"/>
          <w:sz w:val="24"/>
          <w:highlight w:val="none"/>
          <w:lang w:val="en-US" w:eastAsia="zh-CN"/>
        </w:rPr>
      </w:pPr>
      <w:r>
        <w:rPr>
          <w:rFonts w:hint="eastAsia"/>
          <w:sz w:val="24"/>
          <w:highlight w:val="none"/>
          <w:lang w:val="en-US" w:eastAsia="zh-CN"/>
        </w:rPr>
        <w:t>针对每一所述基体元素的特征谱线，若所述稀土元素的特征谱线与所述基体元素的特征谱线之间的距离小于预设的孤立峰阈值，则判定所述基体元素的特征谱线对所述稀土元素的特征谱线存在基体元素干扰，判定所述基体元素为所述基体干扰元素；</w:t>
      </w:r>
    </w:p>
    <w:p w14:paraId="1DB3F702">
      <w:pPr>
        <w:spacing w:line="460" w:lineRule="atLeast"/>
        <w:ind w:firstLine="480" w:firstLineChars="200"/>
        <w:rPr>
          <w:rFonts w:hint="eastAsia"/>
          <w:sz w:val="24"/>
          <w:highlight w:val="none"/>
          <w:lang w:val="en-US" w:eastAsia="zh-CN"/>
        </w:rPr>
      </w:pPr>
      <w:r>
        <w:rPr>
          <w:rFonts w:hint="eastAsia"/>
          <w:sz w:val="24"/>
          <w:highlight w:val="none"/>
          <w:lang w:val="en-US" w:eastAsia="zh-CN"/>
        </w:rPr>
        <w:t>其中，所述稀土元素的特征谱线与所述基体元素的特征谱线之间的距离通过以下步骤计算得出：</w:t>
      </w:r>
    </w:p>
    <w:p w14:paraId="0E066E16">
      <w:pPr>
        <w:spacing w:line="460" w:lineRule="atLeast"/>
        <w:ind w:firstLine="480" w:firstLineChars="200"/>
        <w:rPr>
          <w:rFonts w:hint="default"/>
          <w:sz w:val="24"/>
          <w:highlight w:val="none"/>
          <w:lang w:val="en-US" w:eastAsia="zh-CN"/>
        </w:rPr>
      </w:pPr>
      <w:r>
        <w:rPr>
          <w:rFonts w:hint="eastAsia"/>
          <w:sz w:val="24"/>
          <w:highlight w:val="none"/>
          <w:lang w:val="en-US" w:eastAsia="zh-CN"/>
        </w:rPr>
        <w:t>确定所述稀土元素的特征谱线的谱线中心波长和所述基体元素的特征谱线的谱线中心波长，根据所述稀土元素的特征谱线的谱线中心波长和所述基体元素的特征谱线的谱线中心波长、玻尔兹曼常数、所述预设电子温度确定所述稀土元素的特征谱线与所述基体元素的特征谱线之间的距离。</w:t>
      </w:r>
    </w:p>
    <w:p w14:paraId="7FBA611D">
      <w:pPr>
        <w:spacing w:line="460" w:lineRule="atLeast"/>
        <w:ind w:firstLine="480" w:firstLineChars="200"/>
        <w:rPr>
          <w:rFonts w:hint="eastAsia"/>
          <w:sz w:val="24"/>
          <w:highlight w:val="none"/>
          <w:lang w:val="en-US" w:eastAsia="zh-CN"/>
        </w:rPr>
      </w:pPr>
      <w:r>
        <w:rPr>
          <w:rFonts w:hint="eastAsia"/>
          <w:sz w:val="24"/>
          <w:highlight w:val="none"/>
          <w:lang w:val="en-US" w:eastAsia="zh-CN"/>
        </w:rPr>
        <w:t>具体地，本算法设定的孤立峰阈值为0.15nm（常见LIBS光谱展宽）随后将导入的稀土元素谱线库与基体元素所生成的100%原子百分数的模拟光谱进行峰位比对，如果距离小于孤立峰阈值，则该元素则确定会对该稀土元素的该峰位发生干扰。如此循环，最终每个稀土元素谱线库中的每个谱线都会拥有可能干扰的基体元素列表。</w:t>
      </w:r>
    </w:p>
    <w:p w14:paraId="3DCC9A5F">
      <w:pPr>
        <w:spacing w:line="460" w:lineRule="atLeast"/>
        <w:ind w:firstLine="480" w:firstLineChars="200"/>
        <w:rPr>
          <w:rFonts w:hint="eastAsia"/>
          <w:sz w:val="24"/>
          <w:highlight w:val="none"/>
          <w:lang w:val="en-US" w:eastAsia="zh-CN"/>
        </w:rPr>
      </w:pPr>
      <w:r>
        <w:rPr>
          <w:rFonts w:hint="eastAsia"/>
          <w:sz w:val="24"/>
          <w:highlight w:val="none"/>
          <w:lang w:val="en-US" w:eastAsia="zh-CN"/>
        </w:rPr>
        <w:t>第三步：制作元素谱线理论强度“梳”</w:t>
      </w:r>
    </w:p>
    <w:p w14:paraId="140EDAB8">
      <w:pPr>
        <w:spacing w:line="460" w:lineRule="atLeast"/>
        <w:ind w:firstLine="480" w:firstLineChars="200"/>
        <w:rPr>
          <w:rFonts w:hint="eastAsia"/>
          <w:sz w:val="24"/>
          <w:highlight w:val="none"/>
          <w:lang w:val="en-US" w:eastAsia="zh-CN"/>
        </w:rPr>
      </w:pPr>
      <w:r>
        <w:rPr>
          <w:rFonts w:hint="eastAsia"/>
          <w:sz w:val="24"/>
          <w:highlight w:val="none"/>
          <w:lang w:val="en-US" w:eastAsia="zh-CN"/>
        </w:rPr>
        <w:t>等离子体在满足局部热力学平衡（Local Thermodynamic Equilibrium，LTE）条件时，可以根据自发辐射理论与Boltzmann分布定律对等离子体温度进行描述：</w:t>
      </w:r>
    </w:p>
    <w:p w14:paraId="44371B8F">
      <w:pPr>
        <w:spacing w:line="460" w:lineRule="atLeast"/>
        <w:ind w:firstLine="480" w:firstLineChars="200"/>
        <w:rPr>
          <w:rFonts w:hint="eastAsia"/>
          <w:sz w:val="24"/>
          <w:highlight w:val="none"/>
          <w:lang w:val="en-US" w:eastAsia="zh-CN"/>
        </w:rPr>
      </w:pPr>
    </w:p>
    <w:p w14:paraId="2DA567EC">
      <w:pPr>
        <w:spacing w:line="460" w:lineRule="atLeast"/>
        <w:ind w:firstLine="480" w:firstLineChars="200"/>
        <w:rPr>
          <w:rFonts w:hint="eastAsia"/>
          <w:sz w:val="24"/>
          <w:highlight w:val="none"/>
          <w:lang w:val="en-US" w:eastAsia="zh-CN"/>
        </w:rPr>
      </w:pPr>
      <m:oMathPara>
        <m:oMath>
          <m:eqArr>
            <m:eqArrPr>
              <m:maxDist m:val="1"/>
              <m:ctrlPr>
                <w:rPr>
                  <w:rFonts w:hint="eastAsia" w:ascii="Cambria Math" w:hAnsi="Cambria Math"/>
                  <w:sz w:val="24"/>
                  <w:highlight w:val="none"/>
                  <w:lang w:val="en-US" w:eastAsia="zh-CN"/>
                </w:rPr>
              </m:ctrlPr>
            </m:eqArrPr>
            <m:e>
              <m:sSub>
                <m:sSubPr>
                  <m:ctrlPr>
                    <w:rPr>
                      <w:rFonts w:hint="eastAsia" w:ascii="Cambria Math" w:hAnsi="Cambria Math"/>
                      <w:sz w:val="24"/>
                      <w:highlight w:val="none"/>
                      <w:lang w:val="en-US" w:eastAsia="zh-CN"/>
                    </w:rPr>
                  </m:ctrlPr>
                </m:sSubPr>
                <m:e>
                  <m:r>
                    <m:rPr>
                      <m:sty m:val="p"/>
                    </m:rPr>
                    <w:rPr>
                      <w:rFonts w:hint="eastAsia" w:ascii="Times New Roman" w:hAnsi="Times New Roman"/>
                      <w:sz w:val="24"/>
                      <w:highlight w:val="none"/>
                      <w:lang w:val="en-US" w:eastAsia="zh-CN"/>
                    </w:rPr>
                    <m:t>I</m:t>
                  </m:r>
                  <m:ctrlPr>
                    <w:rPr>
                      <w:rFonts w:hint="eastAsia" w:ascii="Cambria Math" w:hAnsi="Cambria Math"/>
                      <w:sz w:val="24"/>
                      <w:highlight w:val="none"/>
                      <w:lang w:val="en-US" w:eastAsia="zh-CN"/>
                    </w:rPr>
                  </m:ctrlPr>
                </m:e>
                <m:sub>
                  <m:r>
                    <m:rPr>
                      <m:sty m:val="p"/>
                    </m:rPr>
                    <w:rPr>
                      <w:rFonts w:hint="eastAsia" w:ascii="Times New Roman" w:hAnsi="Times New Roman"/>
                      <w:sz w:val="24"/>
                      <w:highlight w:val="none"/>
                      <w:lang w:val="en-US" w:eastAsia="zh-CN"/>
                    </w:rPr>
                    <m:t>ki</m:t>
                  </m:r>
                  <m:ctrlPr>
                    <w:rPr>
                      <w:rFonts w:hint="eastAsia" w:ascii="Cambria Math" w:hAnsi="Cambria Math"/>
                      <w:sz w:val="24"/>
                      <w:highlight w:val="none"/>
                      <w:lang w:val="en-US" w:eastAsia="zh-CN"/>
                    </w:rPr>
                  </m:ctrlPr>
                </m:sub>
              </m:sSub>
              <m:r>
                <m:rPr>
                  <m:sty m:val="p"/>
                </m:rPr>
                <w:rPr>
                  <w:rFonts w:hint="eastAsia" w:ascii="Times New Roman" w:hAnsi="Times New Roman"/>
                  <w:sz w:val="24"/>
                  <w:highlight w:val="none"/>
                  <w:lang w:val="en-US" w:eastAsia="zh-CN"/>
                </w:rPr>
                <m:t>=</m:t>
              </m:r>
              <m:f>
                <m:fPr>
                  <m:ctrlPr>
                    <w:rPr>
                      <w:rFonts w:hint="eastAsia" w:ascii="Cambria Math" w:hAnsi="Cambria Math"/>
                      <w:sz w:val="24"/>
                      <w:highlight w:val="none"/>
                      <w:lang w:val="en-US" w:eastAsia="zh-CN"/>
                    </w:rPr>
                  </m:ctrlPr>
                </m:fPr>
                <m:num>
                  <m:r>
                    <m:rPr>
                      <m:sty m:val="p"/>
                    </m:rPr>
                    <w:rPr>
                      <w:rFonts w:hint="eastAsia" w:ascii="Times New Roman" w:hAnsi="Times New Roman"/>
                      <w:sz w:val="24"/>
                      <w:highlight w:val="none"/>
                      <w:lang w:val="en-US" w:eastAsia="zh-CN"/>
                    </w:rPr>
                    <m:t>hcN</m:t>
                  </m:r>
                  <m:sSub>
                    <m:sSubPr>
                      <m:ctrlPr>
                        <w:rPr>
                          <w:rFonts w:hint="eastAsia" w:ascii="Cambria Math" w:hAnsi="Cambria Math"/>
                          <w:sz w:val="24"/>
                          <w:highlight w:val="none"/>
                          <w:lang w:val="en-US" w:eastAsia="zh-CN"/>
                        </w:rPr>
                      </m:ctrlPr>
                    </m:sSubPr>
                    <m:e>
                      <m:r>
                        <m:rPr>
                          <m:sty m:val="p"/>
                        </m:rPr>
                        <w:rPr>
                          <w:rFonts w:hint="eastAsia" w:ascii="Times New Roman" w:hAnsi="Times New Roman"/>
                          <w:sz w:val="24"/>
                          <w:highlight w:val="none"/>
                          <w:lang w:val="en-US" w:eastAsia="zh-CN"/>
                        </w:rPr>
                        <m:t>A</m:t>
                      </m:r>
                      <m:ctrlPr>
                        <w:rPr>
                          <w:rFonts w:hint="eastAsia" w:ascii="Cambria Math" w:hAnsi="Cambria Math"/>
                          <w:sz w:val="24"/>
                          <w:highlight w:val="none"/>
                          <w:lang w:val="en-US" w:eastAsia="zh-CN"/>
                        </w:rPr>
                      </m:ctrlPr>
                    </m:e>
                    <m:sub>
                      <m:r>
                        <m:rPr>
                          <m:sty m:val="p"/>
                        </m:rPr>
                        <w:rPr>
                          <w:rFonts w:hint="eastAsia" w:ascii="Times New Roman" w:hAnsi="Times New Roman"/>
                          <w:sz w:val="24"/>
                          <w:highlight w:val="none"/>
                          <w:lang w:val="en-US" w:eastAsia="zh-CN"/>
                        </w:rPr>
                        <m:t>ki</m:t>
                      </m:r>
                      <m:ctrlPr>
                        <w:rPr>
                          <w:rFonts w:hint="eastAsia" w:ascii="Cambria Math" w:hAnsi="Cambria Math"/>
                          <w:sz w:val="24"/>
                          <w:highlight w:val="none"/>
                          <w:lang w:val="en-US" w:eastAsia="zh-CN"/>
                        </w:rPr>
                      </m:ctrlPr>
                    </m:sub>
                  </m:sSub>
                  <m:sSub>
                    <m:sSubPr>
                      <m:ctrlPr>
                        <w:rPr>
                          <w:rFonts w:hint="eastAsia" w:ascii="Cambria Math" w:hAnsi="Cambria Math"/>
                          <w:sz w:val="24"/>
                          <w:highlight w:val="none"/>
                          <w:lang w:val="en-US" w:eastAsia="zh-CN"/>
                        </w:rPr>
                      </m:ctrlPr>
                    </m:sSubPr>
                    <m:e>
                      <m:r>
                        <m:rPr>
                          <m:sty m:val="p"/>
                        </m:rPr>
                        <w:rPr>
                          <w:rFonts w:hint="eastAsia" w:ascii="Times New Roman" w:hAnsi="Times New Roman"/>
                          <w:sz w:val="24"/>
                          <w:highlight w:val="none"/>
                          <w:lang w:val="en-US" w:eastAsia="zh-CN"/>
                        </w:rPr>
                        <m:t>g</m:t>
                      </m:r>
                      <m:ctrlPr>
                        <w:rPr>
                          <w:rFonts w:hint="eastAsia" w:ascii="Cambria Math" w:hAnsi="Cambria Math"/>
                          <w:sz w:val="24"/>
                          <w:highlight w:val="none"/>
                          <w:lang w:val="en-US" w:eastAsia="zh-CN"/>
                        </w:rPr>
                      </m:ctrlPr>
                    </m:e>
                    <m:sub>
                      <m:r>
                        <m:rPr>
                          <m:sty m:val="p"/>
                        </m:rPr>
                        <w:rPr>
                          <w:rFonts w:hint="eastAsia" w:ascii="Times New Roman" w:hAnsi="Times New Roman"/>
                          <w:sz w:val="24"/>
                          <w:highlight w:val="none"/>
                          <w:lang w:val="en-US" w:eastAsia="zh-CN"/>
                        </w:rPr>
                        <m:t>k</m:t>
                      </m:r>
                      <m:ctrlPr>
                        <w:rPr>
                          <w:rFonts w:hint="eastAsia" w:ascii="Cambria Math" w:hAnsi="Cambria Math"/>
                          <w:sz w:val="24"/>
                          <w:highlight w:val="none"/>
                          <w:lang w:val="en-US" w:eastAsia="zh-CN"/>
                        </w:rPr>
                      </m:ctrlPr>
                    </m:sub>
                  </m:sSub>
                  <m:ctrlPr>
                    <w:rPr>
                      <w:rFonts w:hint="eastAsia" w:ascii="Cambria Math" w:hAnsi="Cambria Math"/>
                      <w:sz w:val="24"/>
                      <w:highlight w:val="none"/>
                      <w:lang w:val="en-US" w:eastAsia="zh-CN"/>
                    </w:rPr>
                  </m:ctrlPr>
                </m:num>
                <m:den>
                  <m:r>
                    <m:rPr>
                      <m:sty m:val="p"/>
                    </m:rPr>
                    <w:rPr>
                      <w:rFonts w:hint="eastAsia" w:ascii="Times New Roman" w:hAnsi="Times New Roman"/>
                      <w:sz w:val="24"/>
                      <w:highlight w:val="none"/>
                      <w:lang w:val="en-US" w:eastAsia="zh-CN"/>
                    </w:rPr>
                    <m:t>4πλU(T)</m:t>
                  </m:r>
                  <m:ctrlPr>
                    <w:rPr>
                      <w:rFonts w:hint="eastAsia" w:ascii="Cambria Math" w:hAnsi="Cambria Math"/>
                      <w:sz w:val="24"/>
                      <w:highlight w:val="none"/>
                      <w:lang w:val="en-US" w:eastAsia="zh-CN"/>
                    </w:rPr>
                  </m:ctrlPr>
                </m:den>
              </m:f>
              <m:r>
                <m:rPr>
                  <m:sty m:val="p"/>
                </m:rPr>
                <w:rPr>
                  <w:rFonts w:hint="eastAsia" w:ascii="Times New Roman" w:hAnsi="Times New Roman"/>
                  <w:sz w:val="24"/>
                  <w:highlight w:val="none"/>
                  <w:lang w:val="en-US" w:eastAsia="zh-CN"/>
                </w:rPr>
                <m:t>exp(−</m:t>
              </m:r>
              <m:f>
                <m:fPr>
                  <m:ctrlPr>
                    <w:rPr>
                      <w:rFonts w:hint="eastAsia" w:ascii="Cambria Math" w:hAnsi="Cambria Math"/>
                      <w:sz w:val="24"/>
                      <w:highlight w:val="none"/>
                      <w:lang w:val="en-US" w:eastAsia="zh-CN"/>
                    </w:rPr>
                  </m:ctrlPr>
                </m:fPr>
                <m:num>
                  <m:sSub>
                    <m:sSubPr>
                      <m:ctrlPr>
                        <w:rPr>
                          <w:rFonts w:hint="eastAsia" w:ascii="Cambria Math" w:hAnsi="Cambria Math"/>
                          <w:sz w:val="24"/>
                          <w:highlight w:val="none"/>
                          <w:lang w:val="en-US" w:eastAsia="zh-CN"/>
                        </w:rPr>
                      </m:ctrlPr>
                    </m:sSubPr>
                    <m:e>
                      <m:r>
                        <m:rPr>
                          <m:sty m:val="p"/>
                        </m:rPr>
                        <w:rPr>
                          <w:rFonts w:hint="eastAsia" w:ascii="Times New Roman" w:hAnsi="Times New Roman"/>
                          <w:sz w:val="24"/>
                          <w:highlight w:val="none"/>
                          <w:lang w:val="en-US" w:eastAsia="zh-CN"/>
                        </w:rPr>
                        <m:t>E</m:t>
                      </m:r>
                      <m:ctrlPr>
                        <w:rPr>
                          <w:rFonts w:hint="eastAsia" w:ascii="Cambria Math" w:hAnsi="Cambria Math"/>
                          <w:sz w:val="24"/>
                          <w:highlight w:val="none"/>
                          <w:lang w:val="en-US" w:eastAsia="zh-CN"/>
                        </w:rPr>
                      </m:ctrlPr>
                    </m:e>
                    <m:sub>
                      <m:r>
                        <m:rPr>
                          <m:sty m:val="p"/>
                        </m:rPr>
                        <w:rPr>
                          <w:rFonts w:hint="eastAsia" w:ascii="Times New Roman" w:hAnsi="Times New Roman"/>
                          <w:sz w:val="24"/>
                          <w:highlight w:val="none"/>
                          <w:lang w:val="en-US" w:eastAsia="zh-CN"/>
                        </w:rPr>
                        <m:t>k</m:t>
                      </m:r>
                      <m:ctrlPr>
                        <w:rPr>
                          <w:rFonts w:hint="eastAsia" w:ascii="Cambria Math" w:hAnsi="Cambria Math"/>
                          <w:sz w:val="24"/>
                          <w:highlight w:val="none"/>
                          <w:lang w:val="en-US" w:eastAsia="zh-CN"/>
                        </w:rPr>
                      </m:ctrlPr>
                    </m:sub>
                  </m:sSub>
                  <m:ctrlPr>
                    <w:rPr>
                      <w:rFonts w:hint="eastAsia" w:ascii="Cambria Math" w:hAnsi="Cambria Math"/>
                      <w:sz w:val="24"/>
                      <w:highlight w:val="none"/>
                      <w:lang w:val="en-US" w:eastAsia="zh-CN"/>
                    </w:rPr>
                  </m:ctrlPr>
                </m:num>
                <m:den>
                  <m:sSub>
                    <m:sSubPr>
                      <m:ctrlPr>
                        <w:rPr>
                          <w:rFonts w:hint="eastAsia" w:ascii="Cambria Math" w:hAnsi="Cambria Math"/>
                          <w:sz w:val="24"/>
                          <w:highlight w:val="none"/>
                          <w:lang w:val="en-US" w:eastAsia="zh-CN"/>
                        </w:rPr>
                      </m:ctrlPr>
                    </m:sSubPr>
                    <m:e>
                      <m:r>
                        <m:rPr>
                          <m:sty m:val="p"/>
                        </m:rPr>
                        <w:rPr>
                          <w:rFonts w:hint="eastAsia" w:ascii="Times New Roman" w:hAnsi="Times New Roman"/>
                          <w:sz w:val="24"/>
                          <w:highlight w:val="none"/>
                          <w:lang w:val="en-US" w:eastAsia="zh-CN"/>
                        </w:rPr>
                        <m:t>k</m:t>
                      </m:r>
                      <m:ctrlPr>
                        <w:rPr>
                          <w:rFonts w:hint="eastAsia" w:ascii="Cambria Math" w:hAnsi="Cambria Math"/>
                          <w:sz w:val="24"/>
                          <w:highlight w:val="none"/>
                          <w:lang w:val="en-US" w:eastAsia="zh-CN"/>
                        </w:rPr>
                      </m:ctrlPr>
                    </m:e>
                    <m:sub>
                      <m:r>
                        <m:rPr>
                          <m:sty m:val="p"/>
                        </m:rPr>
                        <w:rPr>
                          <w:rFonts w:hint="eastAsia" w:ascii="Times New Roman" w:hAnsi="Times New Roman"/>
                          <w:sz w:val="24"/>
                          <w:highlight w:val="none"/>
                          <w:lang w:val="en-US" w:eastAsia="zh-CN"/>
                        </w:rPr>
                        <m:t>B</m:t>
                      </m:r>
                      <m:ctrlPr>
                        <w:rPr>
                          <w:rFonts w:hint="eastAsia" w:ascii="Cambria Math" w:hAnsi="Cambria Math"/>
                          <w:sz w:val="24"/>
                          <w:highlight w:val="none"/>
                          <w:lang w:val="en-US" w:eastAsia="zh-CN"/>
                        </w:rPr>
                      </m:ctrlPr>
                    </m:sub>
                  </m:sSub>
                  <m:r>
                    <m:rPr>
                      <m:sty m:val="p"/>
                    </m:rPr>
                    <w:rPr>
                      <w:rFonts w:hint="eastAsia" w:ascii="Times New Roman" w:hAnsi="Times New Roman"/>
                      <w:sz w:val="24"/>
                      <w:highlight w:val="none"/>
                      <w:lang w:val="en-US" w:eastAsia="zh-CN"/>
                    </w:rPr>
                    <m:t>T</m:t>
                  </m:r>
                  <m:ctrlPr>
                    <w:rPr>
                      <w:rFonts w:hint="eastAsia" w:ascii="Cambria Math" w:hAnsi="Cambria Math"/>
                      <w:sz w:val="24"/>
                      <w:highlight w:val="none"/>
                      <w:lang w:val="en-US" w:eastAsia="zh-CN"/>
                    </w:rPr>
                  </m:ctrlPr>
                </m:den>
              </m:f>
              <m:r>
                <m:rPr>
                  <m:sty m:val="p"/>
                </m:rPr>
                <w:rPr>
                  <w:rFonts w:hint="eastAsia" w:ascii="Times New Roman" w:hAnsi="Times New Roman"/>
                  <w:sz w:val="24"/>
                  <w:highlight w:val="none"/>
                  <w:lang w:val="en-US" w:eastAsia="zh-CN"/>
                </w:rPr>
                <m:t>)#(3)</m:t>
              </m:r>
              <m:ctrlPr>
                <w:rPr>
                  <w:rFonts w:hint="eastAsia" w:ascii="Cambria Math" w:hAnsi="Cambria Math"/>
                  <w:sz w:val="24"/>
                  <w:highlight w:val="none"/>
                  <w:lang w:val="en-US" w:eastAsia="zh-CN"/>
                </w:rPr>
              </m:ctrlPr>
            </m:e>
          </m:eqArr>
        </m:oMath>
      </m:oMathPara>
    </w:p>
    <w:p w14:paraId="0391ED4D">
      <w:pPr>
        <w:spacing w:line="460" w:lineRule="atLeast"/>
        <w:ind w:firstLine="480" w:firstLineChars="200"/>
        <w:rPr>
          <w:rFonts w:hint="eastAsia"/>
          <w:sz w:val="24"/>
          <w:highlight w:val="none"/>
          <w:lang w:val="en-US" w:eastAsia="zh-CN"/>
        </w:rPr>
      </w:pPr>
      <w:r>
        <w:rPr>
          <w:rFonts w:hint="eastAsia"/>
          <w:sz w:val="24"/>
          <w:highlight w:val="none"/>
          <w:lang w:val="en-US" w:eastAsia="zh-CN"/>
        </w:rPr>
        <w:t>其中，</w:t>
      </w:r>
      <m:oMath>
        <m:sSub>
          <m:sSubPr>
            <m:ctrlPr>
              <w:rPr>
                <w:rFonts w:hint="eastAsia" w:ascii="Cambria Math" w:hAnsi="Cambria Math"/>
                <w:sz w:val="24"/>
                <w:highlight w:val="none"/>
                <w:lang w:val="en-US" w:eastAsia="zh-CN"/>
              </w:rPr>
            </m:ctrlPr>
          </m:sSubPr>
          <m:e>
            <m:r>
              <m:rPr>
                <m:sty m:val="p"/>
              </m:rPr>
              <w:rPr>
                <w:rFonts w:hint="eastAsia" w:ascii="Times New Roman" w:hAnsi="Times New Roman"/>
                <w:sz w:val="24"/>
                <w:highlight w:val="none"/>
                <w:lang w:val="en-US" w:eastAsia="zh-CN"/>
              </w:rPr>
              <m:t>I</m:t>
            </m:r>
            <m:ctrlPr>
              <w:rPr>
                <w:rFonts w:hint="eastAsia" w:ascii="Cambria Math" w:hAnsi="Cambria Math"/>
                <w:sz w:val="24"/>
                <w:highlight w:val="none"/>
                <w:lang w:val="en-US" w:eastAsia="zh-CN"/>
              </w:rPr>
            </m:ctrlPr>
          </m:e>
          <m:sub>
            <m:r>
              <m:rPr>
                <m:sty m:val="p"/>
              </m:rPr>
              <w:rPr>
                <w:rFonts w:hint="eastAsia" w:ascii="Times New Roman" w:hAnsi="Times New Roman"/>
                <w:sz w:val="24"/>
                <w:highlight w:val="none"/>
                <w:lang w:val="en-US" w:eastAsia="zh-CN"/>
              </w:rPr>
              <m:t>ki</m:t>
            </m:r>
            <m:ctrlPr>
              <w:rPr>
                <w:rFonts w:hint="eastAsia" w:ascii="Cambria Math" w:hAnsi="Cambria Math"/>
                <w:sz w:val="24"/>
                <w:highlight w:val="none"/>
                <w:lang w:val="en-US" w:eastAsia="zh-CN"/>
              </w:rPr>
            </m:ctrlPr>
          </m:sub>
        </m:sSub>
      </m:oMath>
      <w:r>
        <w:rPr>
          <w:rFonts w:hint="eastAsia"/>
          <w:sz w:val="24"/>
          <w:highlight w:val="none"/>
          <w:lang w:val="en-US" w:eastAsia="zh-CN"/>
        </w:rPr>
        <w:t>表示谱线强度；</w:t>
      </w:r>
      <m:oMath>
        <m:r>
          <m:rPr>
            <m:sty m:val="p"/>
          </m:rPr>
          <w:rPr>
            <w:rFonts w:hint="eastAsia" w:ascii="Times New Roman" w:hAnsi="Times New Roman"/>
            <w:sz w:val="24"/>
            <w:highlight w:val="none"/>
            <w:lang w:val="en-US" w:eastAsia="zh-CN"/>
          </w:rPr>
          <m:t>h</m:t>
        </m:r>
      </m:oMath>
      <w:r>
        <w:rPr>
          <w:rFonts w:hint="eastAsia"/>
          <w:sz w:val="24"/>
          <w:highlight w:val="none"/>
          <w:lang w:val="en-US" w:eastAsia="zh-CN"/>
        </w:rPr>
        <w:t>为普朗克常数；</w:t>
      </w:r>
      <m:oMath>
        <m:r>
          <m:rPr>
            <m:sty m:val="p"/>
          </m:rPr>
          <w:rPr>
            <w:rFonts w:hint="eastAsia" w:ascii="Times New Roman" w:hAnsi="Times New Roman"/>
            <w:sz w:val="24"/>
            <w:highlight w:val="none"/>
            <w:lang w:val="en-US" w:eastAsia="zh-CN"/>
          </w:rPr>
          <m:t>c</m:t>
        </m:r>
      </m:oMath>
      <w:r>
        <w:rPr>
          <w:rFonts w:hint="eastAsia"/>
          <w:sz w:val="24"/>
          <w:highlight w:val="none"/>
          <w:lang w:val="en-US" w:eastAsia="zh-CN"/>
        </w:rPr>
        <w:t>是光速；</w:t>
      </w:r>
      <m:oMath>
        <m:sSub>
          <m:sSubPr>
            <m:ctrlPr>
              <w:rPr>
                <w:rFonts w:hint="eastAsia" w:ascii="Cambria Math" w:hAnsi="Cambria Math"/>
                <w:sz w:val="24"/>
                <w:highlight w:val="none"/>
                <w:lang w:val="en-US" w:eastAsia="zh-CN"/>
              </w:rPr>
            </m:ctrlPr>
          </m:sSubPr>
          <m:e>
            <m:r>
              <m:rPr>
                <m:sty m:val="p"/>
              </m:rPr>
              <w:rPr>
                <w:rFonts w:hint="eastAsia" w:ascii="Times New Roman" w:hAnsi="Times New Roman"/>
                <w:sz w:val="24"/>
                <w:highlight w:val="none"/>
                <w:lang w:val="en-US" w:eastAsia="zh-CN"/>
              </w:rPr>
              <m:t>k</m:t>
            </m:r>
            <m:ctrlPr>
              <w:rPr>
                <w:rFonts w:hint="eastAsia" w:ascii="Cambria Math" w:hAnsi="Cambria Math"/>
                <w:sz w:val="24"/>
                <w:highlight w:val="none"/>
                <w:lang w:val="en-US" w:eastAsia="zh-CN"/>
              </w:rPr>
            </m:ctrlPr>
          </m:e>
          <m:sub>
            <m:r>
              <m:rPr>
                <m:sty m:val="p"/>
              </m:rPr>
              <w:rPr>
                <w:rFonts w:hint="eastAsia" w:ascii="Times New Roman" w:hAnsi="Times New Roman"/>
                <w:sz w:val="24"/>
                <w:highlight w:val="none"/>
                <w:lang w:val="en-US" w:eastAsia="zh-CN"/>
              </w:rPr>
              <m:t>B</m:t>
            </m:r>
            <m:ctrlPr>
              <w:rPr>
                <w:rFonts w:hint="eastAsia" w:ascii="Cambria Math" w:hAnsi="Cambria Math"/>
                <w:sz w:val="24"/>
                <w:highlight w:val="none"/>
                <w:lang w:val="en-US" w:eastAsia="zh-CN"/>
              </w:rPr>
            </m:ctrlPr>
          </m:sub>
        </m:sSub>
      </m:oMath>
      <w:r>
        <w:rPr>
          <w:rFonts w:hint="eastAsia"/>
          <w:sz w:val="24"/>
          <w:highlight w:val="none"/>
          <w:lang w:val="en-US" w:eastAsia="zh-CN"/>
        </w:rPr>
        <w:t>是玻尔兹曼常数；</w:t>
      </w:r>
      <m:oMath>
        <m:r>
          <m:rPr>
            <m:sty m:val="p"/>
          </m:rPr>
          <w:rPr>
            <w:rFonts w:hint="eastAsia" w:ascii="Times New Roman" w:hAnsi="Times New Roman"/>
            <w:sz w:val="24"/>
            <w:highlight w:val="none"/>
            <w:lang w:val="en-US" w:eastAsia="zh-CN"/>
          </w:rPr>
          <m:t>λ</m:t>
        </m:r>
      </m:oMath>
      <w:r>
        <w:rPr>
          <w:rFonts w:hint="eastAsia"/>
          <w:sz w:val="24"/>
          <w:highlight w:val="none"/>
          <w:lang w:val="en-US" w:eastAsia="zh-CN"/>
        </w:rPr>
        <w:t>是跃迁辐射中心波长；</w:t>
      </w:r>
      <m:oMath>
        <m:sSub>
          <m:sSubPr>
            <m:ctrlPr>
              <w:rPr>
                <w:rFonts w:hint="eastAsia" w:ascii="Cambria Math" w:hAnsi="Cambria Math"/>
                <w:sz w:val="24"/>
                <w:highlight w:val="none"/>
                <w:lang w:val="en-US" w:eastAsia="zh-CN"/>
              </w:rPr>
            </m:ctrlPr>
          </m:sSubPr>
          <m:e>
            <m:r>
              <m:rPr>
                <m:sty m:val="p"/>
              </m:rPr>
              <w:rPr>
                <w:rFonts w:hint="eastAsia" w:ascii="Times New Roman" w:hAnsi="Times New Roman"/>
                <w:sz w:val="24"/>
                <w:highlight w:val="none"/>
                <w:lang w:val="en-US" w:eastAsia="zh-CN"/>
              </w:rPr>
              <m:t>A</m:t>
            </m:r>
            <m:ctrlPr>
              <w:rPr>
                <w:rFonts w:hint="eastAsia" w:ascii="Cambria Math" w:hAnsi="Cambria Math"/>
                <w:sz w:val="24"/>
                <w:highlight w:val="none"/>
                <w:lang w:val="en-US" w:eastAsia="zh-CN"/>
              </w:rPr>
            </m:ctrlPr>
          </m:e>
          <m:sub>
            <m:r>
              <m:rPr>
                <m:sty m:val="p"/>
              </m:rPr>
              <w:rPr>
                <w:rFonts w:hint="eastAsia" w:ascii="Times New Roman" w:hAnsi="Times New Roman"/>
                <w:sz w:val="24"/>
                <w:highlight w:val="none"/>
                <w:lang w:val="en-US" w:eastAsia="zh-CN"/>
              </w:rPr>
              <m:t>ki</m:t>
            </m:r>
            <m:ctrlPr>
              <w:rPr>
                <w:rFonts w:hint="eastAsia" w:ascii="Cambria Math" w:hAnsi="Cambria Math"/>
                <w:sz w:val="24"/>
                <w:highlight w:val="none"/>
                <w:lang w:val="en-US" w:eastAsia="zh-CN"/>
              </w:rPr>
            </m:ctrlPr>
          </m:sub>
        </m:sSub>
      </m:oMath>
      <w:r>
        <w:rPr>
          <w:rFonts w:hint="eastAsia"/>
          <w:sz w:val="24"/>
          <w:highlight w:val="none"/>
          <w:lang w:val="en-US" w:eastAsia="zh-CN"/>
        </w:rPr>
        <w:t>是自发辐射跃迁几率；</w:t>
      </w:r>
      <m:oMath>
        <m:sSub>
          <m:sSubPr>
            <m:ctrlPr>
              <w:rPr>
                <w:rFonts w:hint="eastAsia" w:ascii="Cambria Math" w:hAnsi="Cambria Math"/>
                <w:sz w:val="24"/>
                <w:highlight w:val="none"/>
                <w:lang w:val="en-US" w:eastAsia="zh-CN"/>
              </w:rPr>
            </m:ctrlPr>
          </m:sSubPr>
          <m:e>
            <m:r>
              <m:rPr>
                <m:sty m:val="p"/>
              </m:rPr>
              <w:rPr>
                <w:rFonts w:hint="eastAsia" w:ascii="Times New Roman" w:hAnsi="Times New Roman"/>
                <w:sz w:val="24"/>
                <w:highlight w:val="none"/>
                <w:lang w:val="en-US" w:eastAsia="zh-CN"/>
              </w:rPr>
              <m:t>g</m:t>
            </m:r>
            <m:ctrlPr>
              <w:rPr>
                <w:rFonts w:hint="eastAsia" w:ascii="Cambria Math" w:hAnsi="Cambria Math"/>
                <w:sz w:val="24"/>
                <w:highlight w:val="none"/>
                <w:lang w:val="en-US" w:eastAsia="zh-CN"/>
              </w:rPr>
            </m:ctrlPr>
          </m:e>
          <m:sub>
            <m:r>
              <m:rPr>
                <m:sty m:val="p"/>
              </m:rPr>
              <w:rPr>
                <w:rFonts w:hint="eastAsia" w:ascii="Times New Roman" w:hAnsi="Times New Roman"/>
                <w:sz w:val="24"/>
                <w:highlight w:val="none"/>
                <w:lang w:val="en-US" w:eastAsia="zh-CN"/>
              </w:rPr>
              <m:t>k</m:t>
            </m:r>
            <m:ctrlPr>
              <w:rPr>
                <w:rFonts w:hint="eastAsia" w:ascii="Cambria Math" w:hAnsi="Cambria Math"/>
                <w:sz w:val="24"/>
                <w:highlight w:val="none"/>
                <w:lang w:val="en-US" w:eastAsia="zh-CN"/>
              </w:rPr>
            </m:ctrlPr>
          </m:sub>
        </m:sSub>
      </m:oMath>
      <w:r>
        <w:rPr>
          <w:rFonts w:hint="eastAsia"/>
          <w:sz w:val="24"/>
          <w:highlight w:val="none"/>
          <w:lang w:val="en-US" w:eastAsia="zh-CN"/>
        </w:rPr>
        <w:t>是上能级k的简并度；</w:t>
      </w:r>
      <m:oMath>
        <m:sSub>
          <m:sSubPr>
            <m:ctrlPr>
              <w:rPr>
                <w:rFonts w:hint="eastAsia" w:ascii="Cambria Math" w:hAnsi="Cambria Math"/>
                <w:sz w:val="24"/>
                <w:highlight w:val="none"/>
                <w:lang w:val="en-US" w:eastAsia="zh-CN"/>
              </w:rPr>
            </m:ctrlPr>
          </m:sSubPr>
          <m:e>
            <m:r>
              <m:rPr>
                <m:sty m:val="p"/>
              </m:rPr>
              <w:rPr>
                <w:rFonts w:hint="eastAsia" w:ascii="Times New Roman" w:hAnsi="Times New Roman"/>
                <w:sz w:val="24"/>
                <w:highlight w:val="none"/>
                <w:lang w:val="en-US" w:eastAsia="zh-CN"/>
              </w:rPr>
              <m:t>E</m:t>
            </m:r>
            <m:ctrlPr>
              <w:rPr>
                <w:rFonts w:hint="eastAsia" w:ascii="Cambria Math" w:hAnsi="Cambria Math"/>
                <w:sz w:val="24"/>
                <w:highlight w:val="none"/>
                <w:lang w:val="en-US" w:eastAsia="zh-CN"/>
              </w:rPr>
            </m:ctrlPr>
          </m:e>
          <m:sub>
            <m:r>
              <m:rPr>
                <m:sty m:val="p"/>
              </m:rPr>
              <w:rPr>
                <w:rFonts w:hint="eastAsia" w:ascii="Times New Roman" w:hAnsi="Times New Roman"/>
                <w:sz w:val="24"/>
                <w:highlight w:val="none"/>
                <w:lang w:val="en-US" w:eastAsia="zh-CN"/>
              </w:rPr>
              <m:t>k</m:t>
            </m:r>
            <m:ctrlPr>
              <w:rPr>
                <w:rFonts w:hint="eastAsia" w:ascii="Cambria Math" w:hAnsi="Cambria Math"/>
                <w:sz w:val="24"/>
                <w:highlight w:val="none"/>
                <w:lang w:val="en-US" w:eastAsia="zh-CN"/>
              </w:rPr>
            </m:ctrlPr>
          </m:sub>
        </m:sSub>
      </m:oMath>
      <w:r>
        <w:rPr>
          <w:rFonts w:hint="eastAsia"/>
          <w:sz w:val="24"/>
          <w:highlight w:val="none"/>
          <w:lang w:val="en-US" w:eastAsia="zh-CN"/>
        </w:rPr>
        <w:t>是上能级能量；T为电子温度（可以将预设电子温度T0代入）；</w:t>
      </w:r>
      <m:oMath>
        <m:r>
          <m:rPr>
            <m:sty m:val="p"/>
          </m:rPr>
          <w:rPr>
            <w:rFonts w:hint="eastAsia" w:ascii="Times New Roman" w:hAnsi="Times New Roman"/>
            <w:sz w:val="24"/>
            <w:highlight w:val="none"/>
            <w:lang w:val="en-US" w:eastAsia="zh-CN"/>
          </w:rPr>
          <m:t>U(T)</m:t>
        </m:r>
      </m:oMath>
      <w:r>
        <w:rPr>
          <w:rFonts w:hint="eastAsia"/>
          <w:sz w:val="24"/>
          <w:highlight w:val="none"/>
          <w:lang w:val="en-US" w:eastAsia="zh-CN"/>
        </w:rPr>
        <w:t>是在温度</w:t>
      </w:r>
      <m:oMath>
        <m:r>
          <m:rPr>
            <m:sty m:val="p"/>
          </m:rPr>
          <w:rPr>
            <w:rFonts w:hint="eastAsia" w:ascii="Times New Roman" w:hAnsi="Times New Roman"/>
            <w:sz w:val="24"/>
            <w:highlight w:val="none"/>
            <w:lang w:val="en-US" w:eastAsia="zh-CN"/>
          </w:rPr>
          <m:t>T</m:t>
        </m:r>
      </m:oMath>
      <w:r>
        <w:rPr>
          <w:rFonts w:hint="eastAsia"/>
          <w:sz w:val="24"/>
          <w:highlight w:val="none"/>
          <w:lang w:val="en-US" w:eastAsia="zh-CN"/>
        </w:rPr>
        <w:t>下的跃迁粒子配分函数。</w:t>
      </w:r>
    </w:p>
    <w:p w14:paraId="43267101">
      <w:pPr>
        <w:spacing w:line="460" w:lineRule="atLeast"/>
        <w:ind w:firstLine="480" w:firstLineChars="200"/>
        <w:rPr>
          <w:rFonts w:hint="eastAsia"/>
          <w:sz w:val="24"/>
          <w:highlight w:val="none"/>
          <w:lang w:val="en-US" w:eastAsia="zh-CN"/>
        </w:rPr>
      </w:pPr>
      <w:r>
        <w:rPr>
          <w:rFonts w:hint="eastAsia"/>
          <w:sz w:val="24"/>
          <w:highlight w:val="none"/>
          <w:lang w:val="en-US" w:eastAsia="zh-CN"/>
        </w:rPr>
        <w:t>对稀土元素特征谱线利用预设电子温度</w:t>
      </w:r>
      <m:oMath>
        <m:sSub>
          <m:sSubPr>
            <m:ctrlPr>
              <w:rPr>
                <w:rFonts w:hint="eastAsia" w:ascii="Cambria Math" w:hAnsi="Cambria Math"/>
                <w:sz w:val="24"/>
                <w:highlight w:val="none"/>
                <w:lang w:val="en-US" w:eastAsia="zh-CN"/>
              </w:rPr>
            </m:ctrlPr>
          </m:sSubPr>
          <m:e>
            <m:r>
              <m:rPr>
                <m:sty m:val="p"/>
              </m:rPr>
              <w:rPr>
                <w:rFonts w:hint="eastAsia" w:ascii="Times New Roman" w:hAnsi="Times New Roman"/>
                <w:sz w:val="24"/>
                <w:highlight w:val="none"/>
                <w:lang w:val="en-US" w:eastAsia="zh-CN"/>
              </w:rPr>
              <m:t>T</m:t>
            </m:r>
            <m:ctrlPr>
              <w:rPr>
                <w:rFonts w:hint="eastAsia" w:ascii="Cambria Math" w:hAnsi="Cambria Math"/>
                <w:sz w:val="24"/>
                <w:highlight w:val="none"/>
                <w:lang w:val="en-US" w:eastAsia="zh-CN"/>
              </w:rPr>
            </m:ctrlPr>
          </m:e>
          <m:sub>
            <m:r>
              <m:rPr>
                <m:sty m:val="p"/>
              </m:rPr>
              <w:rPr>
                <w:rFonts w:hint="eastAsia" w:ascii="Times New Roman" w:hAnsi="Times New Roman"/>
                <w:sz w:val="24"/>
                <w:highlight w:val="none"/>
                <w:lang w:val="en-US" w:eastAsia="zh-CN"/>
              </w:rPr>
              <m:t>0</m:t>
            </m:r>
            <m:ctrlPr>
              <w:rPr>
                <w:rFonts w:hint="eastAsia" w:ascii="Cambria Math" w:hAnsi="Cambria Math"/>
                <w:sz w:val="24"/>
                <w:highlight w:val="none"/>
                <w:lang w:val="en-US" w:eastAsia="zh-CN"/>
              </w:rPr>
            </m:ctrlPr>
          </m:sub>
        </m:sSub>
        <m:r>
          <m:rPr>
            <m:sty m:val="p"/>
          </m:rPr>
          <w:rPr>
            <w:rFonts w:hint="eastAsia" w:ascii="Times New Roman" w:hAnsi="Times New Roman"/>
            <w:sz w:val="24"/>
            <w:highlight w:val="none"/>
            <w:lang w:val="en-US" w:eastAsia="zh-CN"/>
          </w:rPr>
          <m:t>=10000K</m:t>
        </m:r>
      </m:oMath>
      <w:r>
        <w:rPr>
          <w:rFonts w:hint="eastAsia"/>
          <w:sz w:val="24"/>
          <w:highlight w:val="none"/>
          <w:lang w:val="en-US" w:eastAsia="zh-CN"/>
        </w:rPr>
        <w:t>进行归一化相对强度计算，随后获得元素理论强度“梳”，理论强度“梳”的示意图如图3所示，图3中的浅蓝部分为特征谱线的波长（或称位置）以及对应的强度的示意图（既有归一化强度信息也有波长信息）。</w:t>
      </w:r>
    </w:p>
    <w:p w14:paraId="1E5615B1">
      <w:pPr>
        <w:spacing w:line="460" w:lineRule="atLeast"/>
        <w:ind w:firstLine="480" w:firstLineChars="200"/>
        <w:rPr>
          <w:rFonts w:hint="eastAsia"/>
          <w:sz w:val="24"/>
          <w:highlight w:val="none"/>
          <w:lang w:val="en-US" w:eastAsia="zh-CN"/>
        </w:rPr>
      </w:pPr>
      <w:r>
        <w:rPr>
          <w:rFonts w:hint="eastAsia"/>
          <w:sz w:val="24"/>
          <w:highlight w:val="none"/>
          <w:lang w:val="en-US" w:eastAsia="zh-CN"/>
        </w:rPr>
        <w:t>第四步：光谱信号的小波寻峰</w:t>
      </w:r>
    </w:p>
    <w:p w14:paraId="43C01D7D">
      <w:pPr>
        <w:spacing w:line="460" w:lineRule="atLeast"/>
        <w:ind w:firstLine="480" w:firstLineChars="200"/>
        <w:rPr>
          <w:rFonts w:hint="eastAsia"/>
          <w:sz w:val="24"/>
          <w:highlight w:val="none"/>
          <w:lang w:val="en-US" w:eastAsia="zh-CN"/>
        </w:rPr>
      </w:pPr>
      <w:r>
        <w:rPr>
          <w:rFonts w:hint="eastAsia"/>
          <w:sz w:val="24"/>
          <w:highlight w:val="none"/>
          <w:lang w:val="en-US" w:eastAsia="zh-CN"/>
        </w:rPr>
        <w:t>利用墨西哥帽小波对真实光谱进行寻峰，并且记录真实光谱的各个谱峰的峰值强度与位置（或称波长），例如图4所示，图4为小波寻峰结果显示（红色为全局峰位）。</w:t>
      </w:r>
    </w:p>
    <w:p w14:paraId="34695DB4">
      <w:pPr>
        <w:spacing w:line="460" w:lineRule="atLeast"/>
        <w:ind w:firstLine="480" w:firstLineChars="200"/>
        <w:rPr>
          <w:rFonts w:hint="eastAsia"/>
          <w:sz w:val="24"/>
          <w:highlight w:val="none"/>
          <w:lang w:val="en-US" w:eastAsia="zh-CN"/>
        </w:rPr>
      </w:pPr>
      <w:r>
        <w:rPr>
          <w:rFonts w:hint="eastAsia"/>
          <w:sz w:val="24"/>
          <w:highlight w:val="none"/>
          <w:lang w:val="en-US" w:eastAsia="zh-CN"/>
        </w:rPr>
        <w:t>第五步：基体元素判断与谱线开关</w:t>
      </w:r>
    </w:p>
    <w:p w14:paraId="00E9A6B5">
      <w:pPr>
        <w:spacing w:line="460" w:lineRule="atLeast"/>
        <w:ind w:firstLine="480" w:firstLineChars="200"/>
        <w:rPr>
          <w:rFonts w:hint="eastAsia"/>
          <w:sz w:val="24"/>
          <w:highlight w:val="none"/>
          <w:lang w:val="en-US" w:eastAsia="zh-CN"/>
        </w:rPr>
      </w:pPr>
      <w:r>
        <w:rPr>
          <w:rFonts w:hint="eastAsia"/>
          <w:sz w:val="24"/>
          <w:highlight w:val="none"/>
          <w:lang w:val="en-US" w:eastAsia="zh-CN"/>
        </w:rPr>
        <w:t>对实验光谱（本申请中出现的实验光谱也即真实光谱）利用该元素识别算法（也即步骤S2）的全部流程进行基体干扰元素种类的判断，得到基体元素置信度。随后调整稀土元素谱线库，如果没有对于干扰元素的谱线将会被开启，反之则被关闭。</w:t>
      </w:r>
    </w:p>
    <w:p w14:paraId="1C34ABC7">
      <w:pPr>
        <w:spacing w:line="460" w:lineRule="atLeast"/>
        <w:ind w:firstLine="480" w:firstLineChars="200"/>
        <w:rPr>
          <w:rFonts w:hint="eastAsia"/>
          <w:sz w:val="24"/>
          <w:highlight w:val="none"/>
          <w:lang w:val="en-US" w:eastAsia="zh-CN"/>
        </w:rPr>
      </w:pPr>
      <w:r>
        <w:rPr>
          <w:rFonts w:hint="eastAsia"/>
          <w:sz w:val="24"/>
          <w:highlight w:val="none"/>
          <w:lang w:val="en-US" w:eastAsia="zh-CN"/>
        </w:rPr>
        <w:t>第六步：计算元素实验强度“梳”</w:t>
      </w:r>
    </w:p>
    <w:p w14:paraId="73A74CE3">
      <w:pPr>
        <w:spacing w:line="460" w:lineRule="atLeast"/>
        <w:ind w:firstLine="480" w:firstLineChars="200"/>
        <w:rPr>
          <w:rFonts w:hint="eastAsia"/>
          <w:sz w:val="24"/>
          <w:highlight w:val="none"/>
          <w:lang w:val="en-US" w:eastAsia="zh-CN"/>
        </w:rPr>
      </w:pPr>
      <w:r>
        <w:rPr>
          <w:rFonts w:hint="eastAsia"/>
          <w:sz w:val="24"/>
          <w:highlight w:val="none"/>
          <w:lang w:val="en-US" w:eastAsia="zh-CN"/>
        </w:rPr>
        <w:t>在稀土元素“梳”的每个“齿”附近筛选峰值强度。该算法策略主要解决全局分配问题，使得全局代价最小化。代价矩阵是由峰值位置构成的</w:t>
      </w:r>
      <m:oMath>
        <m:r>
          <m:rPr>
            <m:sty m:val="p"/>
          </m:rPr>
          <w:rPr>
            <w:rFonts w:hint="eastAsia" w:ascii="Times New Roman" w:hAnsi="Times New Roman"/>
            <w:sz w:val="24"/>
            <w:highlight w:val="none"/>
            <w:lang w:val="en-US" w:eastAsia="zh-CN"/>
          </w:rPr>
          <m:t>n×m</m:t>
        </m:r>
      </m:oMath>
      <w:r>
        <w:rPr>
          <w:rFonts w:hint="eastAsia"/>
          <w:sz w:val="24"/>
          <w:highlight w:val="none"/>
          <w:lang w:val="en-US" w:eastAsia="zh-CN"/>
        </w:rPr>
        <w:t>维矩阵，其中n是需要匹配的峰位数，m是全局总的峰位数。矩阵中每个元素都是需匹配峰位与全局峰位波长差的绝对值，被称为“代价”。</w:t>
      </w:r>
    </w:p>
    <w:p w14:paraId="779D6E43">
      <w:pPr>
        <w:spacing w:line="460" w:lineRule="atLeast"/>
        <w:ind w:firstLine="480" w:firstLineChars="200"/>
        <w:rPr>
          <w:rFonts w:hint="eastAsia"/>
          <w:sz w:val="24"/>
          <w:highlight w:val="none"/>
          <w:lang w:val="en-US" w:eastAsia="zh-CN"/>
        </w:rPr>
      </w:pPr>
      <w:r>
        <w:rPr>
          <w:rFonts w:hint="eastAsia"/>
          <w:sz w:val="24"/>
          <w:highlight w:val="none"/>
          <w:lang w:val="en-US" w:eastAsia="zh-CN"/>
        </w:rPr>
        <w:t>首先将代价矩阵每一行减去其最小的值，随后对处理后的矩阵减去其每一列最小的值，接着用最少的行与列来覆盖矩阵中已经是0的元素，如果此时用于覆盖0的行与列的总数为n，此时匹配完成，如果不为n，那么找到全局最小的矩阵元，所有没被前面所述的行与列覆盖的元素均减去该最小矩阵元的值，所有被行与列覆盖两次的加上该矩阵元。</w:t>
      </w:r>
    </w:p>
    <w:p w14:paraId="08726908">
      <w:pPr>
        <w:spacing w:line="460" w:lineRule="atLeast"/>
        <w:ind w:firstLine="480" w:firstLineChars="200"/>
        <w:rPr>
          <w:rFonts w:hint="eastAsia"/>
          <w:sz w:val="24"/>
          <w:highlight w:val="none"/>
          <w:lang w:val="en-US" w:eastAsia="zh-CN"/>
        </w:rPr>
      </w:pPr>
      <w:r>
        <w:rPr>
          <w:rFonts w:hint="eastAsia"/>
          <w:sz w:val="24"/>
          <w:highlight w:val="none"/>
          <w:lang w:val="en-US" w:eastAsia="zh-CN"/>
        </w:rPr>
        <w:t>循环上述变换，直至能实现用最少的行与列覆盖矩阵中的0，并且行与列的总数为n时，全局峰位匹配完成，得到峰位匹配结果。</w:t>
      </w:r>
    </w:p>
    <w:p w14:paraId="41898474">
      <w:pPr>
        <w:spacing w:line="460" w:lineRule="atLeast"/>
        <w:ind w:firstLine="480" w:firstLineChars="200"/>
        <w:rPr>
          <w:rFonts w:hint="eastAsia"/>
          <w:sz w:val="24"/>
          <w:highlight w:val="none"/>
          <w:lang w:val="en-US" w:eastAsia="zh-CN"/>
        </w:rPr>
      </w:pPr>
      <w:r>
        <w:rPr>
          <w:rFonts w:hint="eastAsia"/>
          <w:sz w:val="24"/>
          <w:highlight w:val="none"/>
          <w:lang w:val="en-US" w:eastAsia="zh-CN"/>
        </w:rPr>
        <w:t>再对筛选得到的实验峰值（实验谱峰）的强度进行归一化处理，获得元素实验强度“梳”。（需要注意，此时理论强度“梳”上有些“齿”无法找到对应实验峰值，此时会对理论“梳”上的齿做剔除，重新归一化获得新的理论强度“梳”），例如图5所示，图5为峰值匹配过程（浅蓝色为特征谱线位置，红点为匹配的实验峰值位置）。图6为 理论强度“梳”与实验强度“梳”的对应过程（蓝色为理论强度“梳”，红色为实验强度“梳”，浅蓝色为未匹配成功的特征峰）</w:t>
      </w:r>
    </w:p>
    <w:p w14:paraId="5C3F3CF2">
      <w:pPr>
        <w:spacing w:line="460" w:lineRule="atLeast"/>
        <w:ind w:firstLine="480" w:firstLineChars="200"/>
        <w:rPr>
          <w:rFonts w:hint="eastAsia"/>
          <w:sz w:val="24"/>
          <w:highlight w:val="none"/>
          <w:lang w:val="en-US" w:eastAsia="zh-CN"/>
        </w:rPr>
      </w:pPr>
      <w:r>
        <w:rPr>
          <w:rFonts w:hint="eastAsia"/>
          <w:sz w:val="24"/>
          <w:highlight w:val="none"/>
          <w:lang w:val="en-US" w:eastAsia="zh-CN"/>
        </w:rPr>
        <w:t>第七步：元素理论强度“梳”与实验强度“梳”的对应并计算置信度</w:t>
      </w:r>
    </w:p>
    <w:p w14:paraId="53F0DF45">
      <w:pPr>
        <w:spacing w:line="460" w:lineRule="atLeast"/>
        <w:ind w:firstLine="480" w:firstLineChars="200"/>
        <w:rPr>
          <w:rFonts w:hint="eastAsia"/>
          <w:sz w:val="24"/>
          <w:highlight w:val="none"/>
          <w:lang w:val="en-US" w:eastAsia="zh-CN"/>
        </w:rPr>
      </w:pPr>
      <w:r>
        <w:rPr>
          <w:rFonts w:hint="eastAsia"/>
          <w:sz w:val="24"/>
          <w:highlight w:val="none"/>
          <w:lang w:val="en-US" w:eastAsia="zh-CN"/>
        </w:rPr>
        <w:t>本算法置信度来源是Boltzmann平面拟合温度、决定系数以及理论强度梳与实验强度梳之间的相似度。通过对公式（3）的取对数变形得到：</w:t>
      </w:r>
    </w:p>
    <w:p w14:paraId="7EAD07F2">
      <w:pPr>
        <w:spacing w:line="460" w:lineRule="atLeast"/>
        <w:ind w:firstLine="480" w:firstLineChars="200"/>
        <w:rPr>
          <w:rFonts w:hint="eastAsia"/>
          <w:sz w:val="24"/>
          <w:highlight w:val="none"/>
          <w:lang w:val="en-US" w:eastAsia="zh-CN"/>
        </w:rPr>
      </w:pPr>
      <m:oMathPara>
        <m:oMath>
          <m:eqArr>
            <m:eqArrPr>
              <m:maxDist m:val="1"/>
              <m:ctrlPr>
                <w:rPr>
                  <w:rFonts w:hint="eastAsia" w:ascii="Cambria Math" w:hAnsi="Cambria Math"/>
                  <w:sz w:val="24"/>
                  <w:highlight w:val="none"/>
                  <w:lang w:val="en-US" w:eastAsia="zh-CN"/>
                </w:rPr>
              </m:ctrlPr>
            </m:eqArrPr>
            <m:e>
              <m:r>
                <m:rPr>
                  <m:sty m:val="p"/>
                </m:rPr>
                <w:rPr>
                  <w:rFonts w:hint="eastAsia" w:ascii="Times New Roman" w:hAnsi="Times New Roman"/>
                  <w:sz w:val="24"/>
                  <w:highlight w:val="none"/>
                  <w:lang w:val="en-US" w:eastAsia="zh-CN"/>
                </w:rPr>
                <m:t>ln(</m:t>
              </m:r>
              <m:f>
                <m:fPr>
                  <m:ctrlPr>
                    <w:rPr>
                      <w:rFonts w:hint="eastAsia" w:ascii="Cambria Math" w:hAnsi="Cambria Math"/>
                      <w:sz w:val="24"/>
                      <w:highlight w:val="none"/>
                      <w:lang w:val="en-US" w:eastAsia="zh-CN"/>
                    </w:rPr>
                  </m:ctrlPr>
                </m:fPr>
                <m:num>
                  <m:r>
                    <m:rPr>
                      <m:sty m:val="p"/>
                    </m:rPr>
                    <w:rPr>
                      <w:rFonts w:hint="eastAsia" w:ascii="Times New Roman" w:hAnsi="Times New Roman"/>
                      <w:sz w:val="24"/>
                      <w:highlight w:val="none"/>
                      <w:lang w:val="en-US" w:eastAsia="zh-CN"/>
                    </w:rPr>
                    <m:t>4πλ</m:t>
                  </m:r>
                  <m:sSub>
                    <m:sSubPr>
                      <m:ctrlPr>
                        <w:rPr>
                          <w:rFonts w:hint="eastAsia" w:ascii="Cambria Math" w:hAnsi="Cambria Math"/>
                          <w:sz w:val="24"/>
                          <w:highlight w:val="none"/>
                          <w:lang w:val="en-US" w:eastAsia="zh-CN"/>
                        </w:rPr>
                      </m:ctrlPr>
                    </m:sSubPr>
                    <m:e>
                      <m:r>
                        <m:rPr>
                          <m:sty m:val="p"/>
                        </m:rPr>
                        <w:rPr>
                          <w:rFonts w:hint="eastAsia" w:ascii="Times New Roman" w:hAnsi="Times New Roman"/>
                          <w:sz w:val="24"/>
                          <w:highlight w:val="none"/>
                          <w:lang w:val="en-US" w:eastAsia="zh-CN"/>
                        </w:rPr>
                        <m:t>I</m:t>
                      </m:r>
                      <m:ctrlPr>
                        <w:rPr>
                          <w:rFonts w:hint="eastAsia" w:ascii="Cambria Math" w:hAnsi="Cambria Math"/>
                          <w:sz w:val="24"/>
                          <w:highlight w:val="none"/>
                          <w:lang w:val="en-US" w:eastAsia="zh-CN"/>
                        </w:rPr>
                      </m:ctrlPr>
                    </m:e>
                    <m:sub>
                      <m:r>
                        <m:rPr>
                          <m:sty m:val="p"/>
                        </m:rPr>
                        <w:rPr>
                          <w:rFonts w:hint="eastAsia" w:ascii="Times New Roman" w:hAnsi="Times New Roman"/>
                          <w:sz w:val="24"/>
                          <w:highlight w:val="none"/>
                          <w:lang w:val="en-US" w:eastAsia="zh-CN"/>
                        </w:rPr>
                        <m:t>ki</m:t>
                      </m:r>
                      <m:ctrlPr>
                        <w:rPr>
                          <w:rFonts w:hint="eastAsia" w:ascii="Cambria Math" w:hAnsi="Cambria Math"/>
                          <w:sz w:val="24"/>
                          <w:highlight w:val="none"/>
                          <w:lang w:val="en-US" w:eastAsia="zh-CN"/>
                        </w:rPr>
                      </m:ctrlPr>
                    </m:sub>
                  </m:sSub>
                  <m:ctrlPr>
                    <w:rPr>
                      <w:rFonts w:hint="eastAsia" w:ascii="Cambria Math" w:hAnsi="Cambria Math"/>
                      <w:sz w:val="24"/>
                      <w:highlight w:val="none"/>
                      <w:lang w:val="en-US" w:eastAsia="zh-CN"/>
                    </w:rPr>
                  </m:ctrlPr>
                </m:num>
                <m:den>
                  <m:r>
                    <m:rPr>
                      <m:sty m:val="p"/>
                    </m:rPr>
                    <w:rPr>
                      <w:rFonts w:hint="eastAsia" w:ascii="Times New Roman" w:hAnsi="Times New Roman"/>
                      <w:sz w:val="24"/>
                      <w:highlight w:val="none"/>
                      <w:lang w:val="en-US" w:eastAsia="zh-CN"/>
                    </w:rPr>
                    <m:t>hc</m:t>
                  </m:r>
                  <m:sSub>
                    <m:sSubPr>
                      <m:ctrlPr>
                        <w:rPr>
                          <w:rFonts w:hint="eastAsia" w:ascii="Cambria Math" w:hAnsi="Cambria Math"/>
                          <w:sz w:val="24"/>
                          <w:highlight w:val="none"/>
                          <w:lang w:val="en-US" w:eastAsia="zh-CN"/>
                        </w:rPr>
                      </m:ctrlPr>
                    </m:sSubPr>
                    <m:e>
                      <m:r>
                        <m:rPr>
                          <m:sty m:val="p"/>
                        </m:rPr>
                        <w:rPr>
                          <w:rFonts w:hint="eastAsia" w:ascii="Times New Roman" w:hAnsi="Times New Roman"/>
                          <w:sz w:val="24"/>
                          <w:highlight w:val="none"/>
                          <w:lang w:val="en-US" w:eastAsia="zh-CN"/>
                        </w:rPr>
                        <m:t>A</m:t>
                      </m:r>
                      <m:ctrlPr>
                        <w:rPr>
                          <w:rFonts w:hint="eastAsia" w:ascii="Cambria Math" w:hAnsi="Cambria Math"/>
                          <w:sz w:val="24"/>
                          <w:highlight w:val="none"/>
                          <w:lang w:val="en-US" w:eastAsia="zh-CN"/>
                        </w:rPr>
                      </m:ctrlPr>
                    </m:e>
                    <m:sub>
                      <m:r>
                        <m:rPr>
                          <m:sty m:val="p"/>
                        </m:rPr>
                        <w:rPr>
                          <w:rFonts w:hint="eastAsia" w:ascii="Times New Roman" w:hAnsi="Times New Roman"/>
                          <w:sz w:val="24"/>
                          <w:highlight w:val="none"/>
                          <w:lang w:val="en-US" w:eastAsia="zh-CN"/>
                        </w:rPr>
                        <m:t>ki</m:t>
                      </m:r>
                      <m:ctrlPr>
                        <w:rPr>
                          <w:rFonts w:hint="eastAsia" w:ascii="Cambria Math" w:hAnsi="Cambria Math"/>
                          <w:sz w:val="24"/>
                          <w:highlight w:val="none"/>
                          <w:lang w:val="en-US" w:eastAsia="zh-CN"/>
                        </w:rPr>
                      </m:ctrlPr>
                    </m:sub>
                  </m:sSub>
                  <m:sSub>
                    <m:sSubPr>
                      <m:ctrlPr>
                        <w:rPr>
                          <w:rFonts w:hint="eastAsia" w:ascii="Cambria Math" w:hAnsi="Cambria Math"/>
                          <w:sz w:val="24"/>
                          <w:highlight w:val="none"/>
                          <w:lang w:val="en-US" w:eastAsia="zh-CN"/>
                        </w:rPr>
                      </m:ctrlPr>
                    </m:sSubPr>
                    <m:e>
                      <m:r>
                        <m:rPr>
                          <m:sty m:val="p"/>
                        </m:rPr>
                        <w:rPr>
                          <w:rFonts w:hint="eastAsia" w:ascii="Times New Roman" w:hAnsi="Times New Roman"/>
                          <w:sz w:val="24"/>
                          <w:highlight w:val="none"/>
                          <w:lang w:val="en-US" w:eastAsia="zh-CN"/>
                        </w:rPr>
                        <m:t>g</m:t>
                      </m:r>
                      <m:ctrlPr>
                        <w:rPr>
                          <w:rFonts w:hint="eastAsia" w:ascii="Cambria Math" w:hAnsi="Cambria Math"/>
                          <w:sz w:val="24"/>
                          <w:highlight w:val="none"/>
                          <w:lang w:val="en-US" w:eastAsia="zh-CN"/>
                        </w:rPr>
                      </m:ctrlPr>
                    </m:e>
                    <m:sub>
                      <m:r>
                        <m:rPr>
                          <m:sty m:val="p"/>
                        </m:rPr>
                        <w:rPr>
                          <w:rFonts w:hint="eastAsia" w:ascii="Times New Roman" w:hAnsi="Times New Roman"/>
                          <w:sz w:val="24"/>
                          <w:highlight w:val="none"/>
                          <w:lang w:val="en-US" w:eastAsia="zh-CN"/>
                        </w:rPr>
                        <m:t>k</m:t>
                      </m:r>
                      <m:ctrlPr>
                        <w:rPr>
                          <w:rFonts w:hint="eastAsia" w:ascii="Cambria Math" w:hAnsi="Cambria Math"/>
                          <w:sz w:val="24"/>
                          <w:highlight w:val="none"/>
                          <w:lang w:val="en-US" w:eastAsia="zh-CN"/>
                        </w:rPr>
                      </m:ctrlPr>
                    </m:sub>
                  </m:sSub>
                  <m:ctrlPr>
                    <w:rPr>
                      <w:rFonts w:hint="eastAsia" w:ascii="Cambria Math" w:hAnsi="Cambria Math"/>
                      <w:sz w:val="24"/>
                      <w:highlight w:val="none"/>
                      <w:lang w:val="en-US" w:eastAsia="zh-CN"/>
                    </w:rPr>
                  </m:ctrlPr>
                </m:den>
              </m:f>
              <m:r>
                <m:rPr>
                  <m:sty m:val="p"/>
                </m:rPr>
                <w:rPr>
                  <w:rFonts w:hint="eastAsia" w:ascii="Times New Roman" w:hAnsi="Times New Roman"/>
                  <w:sz w:val="24"/>
                  <w:highlight w:val="none"/>
                  <w:lang w:val="en-US" w:eastAsia="zh-CN"/>
                </w:rPr>
                <m:t>)=−</m:t>
              </m:r>
              <m:f>
                <m:fPr>
                  <m:ctrlPr>
                    <w:rPr>
                      <w:rFonts w:hint="eastAsia" w:ascii="Cambria Math" w:hAnsi="Cambria Math"/>
                      <w:sz w:val="24"/>
                      <w:highlight w:val="none"/>
                      <w:lang w:val="en-US" w:eastAsia="zh-CN"/>
                    </w:rPr>
                  </m:ctrlPr>
                </m:fPr>
                <m:num>
                  <m:sSub>
                    <m:sSubPr>
                      <m:ctrlPr>
                        <w:rPr>
                          <w:rFonts w:hint="eastAsia" w:ascii="Cambria Math" w:hAnsi="Cambria Math"/>
                          <w:sz w:val="24"/>
                          <w:highlight w:val="none"/>
                          <w:lang w:val="en-US" w:eastAsia="zh-CN"/>
                        </w:rPr>
                      </m:ctrlPr>
                    </m:sSubPr>
                    <m:e>
                      <m:r>
                        <m:rPr>
                          <m:sty m:val="p"/>
                        </m:rPr>
                        <w:rPr>
                          <w:rFonts w:hint="eastAsia" w:ascii="Times New Roman" w:hAnsi="Times New Roman"/>
                          <w:sz w:val="24"/>
                          <w:highlight w:val="none"/>
                          <w:lang w:val="en-US" w:eastAsia="zh-CN"/>
                        </w:rPr>
                        <m:t>E</m:t>
                      </m:r>
                      <m:ctrlPr>
                        <w:rPr>
                          <w:rFonts w:hint="eastAsia" w:ascii="Cambria Math" w:hAnsi="Cambria Math"/>
                          <w:sz w:val="24"/>
                          <w:highlight w:val="none"/>
                          <w:lang w:val="en-US" w:eastAsia="zh-CN"/>
                        </w:rPr>
                      </m:ctrlPr>
                    </m:e>
                    <m:sub>
                      <m:r>
                        <m:rPr>
                          <m:sty m:val="p"/>
                        </m:rPr>
                        <w:rPr>
                          <w:rFonts w:hint="eastAsia" w:ascii="Times New Roman" w:hAnsi="Times New Roman"/>
                          <w:sz w:val="24"/>
                          <w:highlight w:val="none"/>
                          <w:lang w:val="en-US" w:eastAsia="zh-CN"/>
                        </w:rPr>
                        <m:t>k</m:t>
                      </m:r>
                      <m:ctrlPr>
                        <w:rPr>
                          <w:rFonts w:hint="eastAsia" w:ascii="Cambria Math" w:hAnsi="Cambria Math"/>
                          <w:sz w:val="24"/>
                          <w:highlight w:val="none"/>
                          <w:lang w:val="en-US" w:eastAsia="zh-CN"/>
                        </w:rPr>
                      </m:ctrlPr>
                    </m:sub>
                  </m:sSub>
                  <m:ctrlPr>
                    <w:rPr>
                      <w:rFonts w:hint="eastAsia" w:ascii="Cambria Math" w:hAnsi="Cambria Math"/>
                      <w:sz w:val="24"/>
                      <w:highlight w:val="none"/>
                      <w:lang w:val="en-US" w:eastAsia="zh-CN"/>
                    </w:rPr>
                  </m:ctrlPr>
                </m:num>
                <m:den>
                  <m:sSub>
                    <m:sSubPr>
                      <m:ctrlPr>
                        <w:rPr>
                          <w:rFonts w:hint="eastAsia" w:ascii="Cambria Math" w:hAnsi="Cambria Math"/>
                          <w:sz w:val="24"/>
                          <w:highlight w:val="none"/>
                          <w:lang w:val="en-US" w:eastAsia="zh-CN"/>
                        </w:rPr>
                      </m:ctrlPr>
                    </m:sSubPr>
                    <m:e>
                      <m:r>
                        <m:rPr>
                          <m:sty m:val="p"/>
                        </m:rPr>
                        <w:rPr>
                          <w:rFonts w:hint="eastAsia" w:ascii="Times New Roman" w:hAnsi="Times New Roman"/>
                          <w:sz w:val="24"/>
                          <w:highlight w:val="none"/>
                          <w:lang w:val="en-US" w:eastAsia="zh-CN"/>
                        </w:rPr>
                        <m:t>k</m:t>
                      </m:r>
                      <m:ctrlPr>
                        <w:rPr>
                          <w:rFonts w:hint="eastAsia" w:ascii="Cambria Math" w:hAnsi="Cambria Math"/>
                          <w:sz w:val="24"/>
                          <w:highlight w:val="none"/>
                          <w:lang w:val="en-US" w:eastAsia="zh-CN"/>
                        </w:rPr>
                      </m:ctrlPr>
                    </m:e>
                    <m:sub>
                      <m:r>
                        <m:rPr>
                          <m:sty m:val="p"/>
                        </m:rPr>
                        <w:rPr>
                          <w:rFonts w:hint="eastAsia" w:ascii="Times New Roman" w:hAnsi="Times New Roman"/>
                          <w:sz w:val="24"/>
                          <w:highlight w:val="none"/>
                          <w:lang w:val="en-US" w:eastAsia="zh-CN"/>
                        </w:rPr>
                        <m:t>B</m:t>
                      </m:r>
                      <m:ctrlPr>
                        <w:rPr>
                          <w:rFonts w:hint="eastAsia" w:ascii="Cambria Math" w:hAnsi="Cambria Math"/>
                          <w:sz w:val="24"/>
                          <w:highlight w:val="none"/>
                          <w:lang w:val="en-US" w:eastAsia="zh-CN"/>
                        </w:rPr>
                      </m:ctrlPr>
                    </m:sub>
                  </m:sSub>
                  <m:r>
                    <m:rPr>
                      <m:sty m:val="p"/>
                    </m:rPr>
                    <w:rPr>
                      <w:rFonts w:hint="eastAsia" w:ascii="Times New Roman" w:hAnsi="Times New Roman"/>
                      <w:sz w:val="24"/>
                      <w:highlight w:val="none"/>
                      <w:lang w:val="en-US" w:eastAsia="zh-CN"/>
                    </w:rPr>
                    <m:t>T</m:t>
                  </m:r>
                  <m:ctrlPr>
                    <w:rPr>
                      <w:rFonts w:hint="eastAsia" w:ascii="Cambria Math" w:hAnsi="Cambria Math"/>
                      <w:sz w:val="24"/>
                      <w:highlight w:val="none"/>
                      <w:lang w:val="en-US" w:eastAsia="zh-CN"/>
                    </w:rPr>
                  </m:ctrlPr>
                </m:den>
              </m:f>
              <m:r>
                <m:rPr>
                  <m:sty m:val="p"/>
                </m:rPr>
                <w:rPr>
                  <w:rFonts w:hint="eastAsia" w:ascii="Times New Roman" w:hAnsi="Times New Roman"/>
                  <w:sz w:val="24"/>
                  <w:highlight w:val="none"/>
                  <w:lang w:val="en-US" w:eastAsia="zh-CN"/>
                </w:rPr>
                <m:t>+ln(</m:t>
              </m:r>
              <m:f>
                <m:fPr>
                  <m:ctrlPr>
                    <w:rPr>
                      <w:rFonts w:hint="eastAsia" w:ascii="Cambria Math" w:hAnsi="Cambria Math"/>
                      <w:sz w:val="24"/>
                      <w:highlight w:val="none"/>
                      <w:lang w:val="en-US" w:eastAsia="zh-CN"/>
                    </w:rPr>
                  </m:ctrlPr>
                </m:fPr>
                <m:num>
                  <m:r>
                    <m:rPr>
                      <m:sty m:val="p"/>
                    </m:rPr>
                    <w:rPr>
                      <w:rFonts w:hint="eastAsia" w:ascii="Times New Roman" w:hAnsi="Times New Roman"/>
                      <w:sz w:val="24"/>
                      <w:highlight w:val="none"/>
                      <w:lang w:val="en-US" w:eastAsia="zh-CN"/>
                    </w:rPr>
                    <m:t>N</m:t>
                  </m:r>
                  <m:ctrlPr>
                    <w:rPr>
                      <w:rFonts w:hint="eastAsia" w:ascii="Cambria Math" w:hAnsi="Cambria Math"/>
                      <w:sz w:val="24"/>
                      <w:highlight w:val="none"/>
                      <w:lang w:val="en-US" w:eastAsia="zh-CN"/>
                    </w:rPr>
                  </m:ctrlPr>
                </m:num>
                <m:den>
                  <m:r>
                    <m:rPr>
                      <m:sty m:val="p"/>
                    </m:rPr>
                    <w:rPr>
                      <w:rFonts w:hint="eastAsia" w:ascii="Times New Roman" w:hAnsi="Times New Roman"/>
                      <w:sz w:val="24"/>
                      <w:highlight w:val="none"/>
                      <w:lang w:val="en-US" w:eastAsia="zh-CN"/>
                    </w:rPr>
                    <m:t>U(T)</m:t>
                  </m:r>
                  <m:ctrlPr>
                    <w:rPr>
                      <w:rFonts w:hint="eastAsia" w:ascii="Cambria Math" w:hAnsi="Cambria Math"/>
                      <w:sz w:val="24"/>
                      <w:highlight w:val="none"/>
                      <w:lang w:val="en-US" w:eastAsia="zh-CN"/>
                    </w:rPr>
                  </m:ctrlPr>
                </m:den>
              </m:f>
              <m:r>
                <m:rPr>
                  <m:sty m:val="p"/>
                </m:rPr>
                <w:rPr>
                  <w:rFonts w:hint="eastAsia" w:ascii="Times New Roman" w:hAnsi="Times New Roman"/>
                  <w:sz w:val="24"/>
                  <w:highlight w:val="none"/>
                  <w:lang w:val="en-US" w:eastAsia="zh-CN"/>
                </w:rPr>
                <m:t>)#(4)</m:t>
              </m:r>
              <m:ctrlPr>
                <w:rPr>
                  <w:rFonts w:hint="eastAsia" w:ascii="Cambria Math" w:hAnsi="Cambria Math"/>
                  <w:sz w:val="24"/>
                  <w:highlight w:val="none"/>
                  <w:lang w:val="en-US" w:eastAsia="zh-CN"/>
                </w:rPr>
              </m:ctrlPr>
            </m:e>
          </m:eqArr>
        </m:oMath>
      </m:oMathPara>
    </w:p>
    <w:p w14:paraId="56705C61">
      <w:pPr>
        <w:spacing w:line="460" w:lineRule="atLeast"/>
        <w:ind w:firstLine="480" w:firstLineChars="200"/>
        <w:rPr>
          <w:rFonts w:hint="eastAsia"/>
          <w:sz w:val="24"/>
          <w:highlight w:val="none"/>
          <w:lang w:val="en-US" w:eastAsia="zh-CN"/>
        </w:rPr>
      </w:pPr>
    </w:p>
    <w:p w14:paraId="5F6C9ACD">
      <w:pPr>
        <w:spacing w:line="460" w:lineRule="atLeast"/>
        <w:ind w:firstLine="480" w:firstLineChars="200"/>
        <w:rPr>
          <w:rFonts w:hint="eastAsia"/>
          <w:sz w:val="24"/>
          <w:highlight w:val="none"/>
          <w:lang w:val="en-US" w:eastAsia="zh-CN"/>
        </w:rPr>
      </w:pPr>
      <m:oMathPara>
        <m:oMath>
          <m:eqArr>
            <m:eqArrPr>
              <m:maxDist m:val="1"/>
              <m:ctrlPr>
                <w:rPr>
                  <w:rFonts w:hint="eastAsia" w:ascii="Cambria Math" w:hAnsi="Cambria Math"/>
                  <w:sz w:val="24"/>
                  <w:highlight w:val="none"/>
                  <w:lang w:val="en-US" w:eastAsia="zh-CN"/>
                </w:rPr>
              </m:ctrlPr>
            </m:eqArrPr>
            <m:e>
              <m:r>
                <m:rPr>
                  <m:sty m:val="p"/>
                </m:rPr>
                <w:rPr>
                  <w:rFonts w:hint="eastAsia" w:ascii="Times New Roman" w:hAnsi="Times New Roman"/>
                  <w:sz w:val="24"/>
                  <w:highlight w:val="none"/>
                  <w:lang w:val="en-US" w:eastAsia="zh-CN"/>
                </w:rPr>
                <m:t>y=ln(</m:t>
              </m:r>
              <m:f>
                <m:fPr>
                  <m:ctrlPr>
                    <w:rPr>
                      <w:rFonts w:hint="eastAsia" w:ascii="Cambria Math" w:hAnsi="Cambria Math"/>
                      <w:sz w:val="24"/>
                      <w:highlight w:val="none"/>
                      <w:lang w:val="en-US" w:eastAsia="zh-CN"/>
                    </w:rPr>
                  </m:ctrlPr>
                </m:fPr>
                <m:num>
                  <m:r>
                    <m:rPr>
                      <m:sty m:val="p"/>
                    </m:rPr>
                    <w:rPr>
                      <w:rFonts w:hint="eastAsia" w:ascii="Times New Roman" w:hAnsi="Times New Roman"/>
                      <w:sz w:val="24"/>
                      <w:highlight w:val="none"/>
                      <w:lang w:val="en-US" w:eastAsia="zh-CN"/>
                    </w:rPr>
                    <m:t>λ</m:t>
                  </m:r>
                  <m:sSub>
                    <m:sSubPr>
                      <m:ctrlPr>
                        <w:rPr>
                          <w:rFonts w:hint="eastAsia" w:ascii="Cambria Math" w:hAnsi="Cambria Math"/>
                          <w:sz w:val="24"/>
                          <w:highlight w:val="none"/>
                          <w:lang w:val="en-US" w:eastAsia="zh-CN"/>
                        </w:rPr>
                      </m:ctrlPr>
                    </m:sSubPr>
                    <m:e>
                      <m:r>
                        <m:rPr>
                          <m:sty m:val="p"/>
                        </m:rPr>
                        <w:rPr>
                          <w:rFonts w:hint="eastAsia" w:ascii="Times New Roman" w:hAnsi="Times New Roman"/>
                          <w:sz w:val="24"/>
                          <w:highlight w:val="none"/>
                          <w:lang w:val="en-US" w:eastAsia="zh-CN"/>
                        </w:rPr>
                        <m:t>I</m:t>
                      </m:r>
                      <m:ctrlPr>
                        <w:rPr>
                          <w:rFonts w:hint="eastAsia" w:ascii="Cambria Math" w:hAnsi="Cambria Math"/>
                          <w:sz w:val="24"/>
                          <w:highlight w:val="none"/>
                          <w:lang w:val="en-US" w:eastAsia="zh-CN"/>
                        </w:rPr>
                      </m:ctrlPr>
                    </m:e>
                    <m:sub>
                      <m:r>
                        <m:rPr>
                          <m:sty m:val="p"/>
                        </m:rPr>
                        <w:rPr>
                          <w:rFonts w:hint="eastAsia" w:ascii="Times New Roman" w:hAnsi="Times New Roman"/>
                          <w:sz w:val="24"/>
                          <w:highlight w:val="none"/>
                          <w:lang w:val="en-US" w:eastAsia="zh-CN"/>
                        </w:rPr>
                        <m:t>ki</m:t>
                      </m:r>
                      <m:ctrlPr>
                        <w:rPr>
                          <w:rFonts w:hint="eastAsia" w:ascii="Cambria Math" w:hAnsi="Cambria Math"/>
                          <w:sz w:val="24"/>
                          <w:highlight w:val="none"/>
                          <w:lang w:val="en-US" w:eastAsia="zh-CN"/>
                        </w:rPr>
                      </m:ctrlPr>
                    </m:sub>
                  </m:sSub>
                  <m:ctrlPr>
                    <w:rPr>
                      <w:rFonts w:hint="eastAsia" w:ascii="Cambria Math" w:hAnsi="Cambria Math"/>
                      <w:sz w:val="24"/>
                      <w:highlight w:val="none"/>
                      <w:lang w:val="en-US" w:eastAsia="zh-CN"/>
                    </w:rPr>
                  </m:ctrlPr>
                </m:num>
                <m:den>
                  <m:sSub>
                    <m:sSubPr>
                      <m:ctrlPr>
                        <w:rPr>
                          <w:rFonts w:hint="eastAsia" w:ascii="Cambria Math" w:hAnsi="Cambria Math"/>
                          <w:sz w:val="24"/>
                          <w:highlight w:val="none"/>
                          <w:lang w:val="en-US" w:eastAsia="zh-CN"/>
                        </w:rPr>
                      </m:ctrlPr>
                    </m:sSubPr>
                    <m:e>
                      <m:r>
                        <m:rPr>
                          <m:sty m:val="p"/>
                        </m:rPr>
                        <w:rPr>
                          <w:rFonts w:hint="eastAsia" w:ascii="Times New Roman" w:hAnsi="Times New Roman"/>
                          <w:sz w:val="24"/>
                          <w:highlight w:val="none"/>
                          <w:lang w:val="en-US" w:eastAsia="zh-CN"/>
                        </w:rPr>
                        <m:t>A</m:t>
                      </m:r>
                      <m:ctrlPr>
                        <w:rPr>
                          <w:rFonts w:hint="eastAsia" w:ascii="Cambria Math" w:hAnsi="Cambria Math"/>
                          <w:sz w:val="24"/>
                          <w:highlight w:val="none"/>
                          <w:lang w:val="en-US" w:eastAsia="zh-CN"/>
                        </w:rPr>
                      </m:ctrlPr>
                    </m:e>
                    <m:sub>
                      <m:r>
                        <m:rPr>
                          <m:sty m:val="p"/>
                        </m:rPr>
                        <w:rPr>
                          <w:rFonts w:hint="eastAsia" w:ascii="Times New Roman" w:hAnsi="Times New Roman"/>
                          <w:sz w:val="24"/>
                          <w:highlight w:val="none"/>
                          <w:lang w:val="en-US" w:eastAsia="zh-CN"/>
                        </w:rPr>
                        <m:t>ki</m:t>
                      </m:r>
                      <m:ctrlPr>
                        <w:rPr>
                          <w:rFonts w:hint="eastAsia" w:ascii="Cambria Math" w:hAnsi="Cambria Math"/>
                          <w:sz w:val="24"/>
                          <w:highlight w:val="none"/>
                          <w:lang w:val="en-US" w:eastAsia="zh-CN"/>
                        </w:rPr>
                      </m:ctrlPr>
                    </m:sub>
                  </m:sSub>
                  <m:sSub>
                    <m:sSubPr>
                      <m:ctrlPr>
                        <w:rPr>
                          <w:rFonts w:hint="eastAsia" w:ascii="Cambria Math" w:hAnsi="Cambria Math"/>
                          <w:sz w:val="24"/>
                          <w:highlight w:val="none"/>
                          <w:lang w:val="en-US" w:eastAsia="zh-CN"/>
                        </w:rPr>
                      </m:ctrlPr>
                    </m:sSubPr>
                    <m:e>
                      <m:r>
                        <m:rPr>
                          <m:sty m:val="p"/>
                        </m:rPr>
                        <w:rPr>
                          <w:rFonts w:hint="eastAsia" w:ascii="Times New Roman" w:hAnsi="Times New Roman"/>
                          <w:sz w:val="24"/>
                          <w:highlight w:val="none"/>
                          <w:lang w:val="en-US" w:eastAsia="zh-CN"/>
                        </w:rPr>
                        <m:t>g</m:t>
                      </m:r>
                      <m:ctrlPr>
                        <w:rPr>
                          <w:rFonts w:hint="eastAsia" w:ascii="Cambria Math" w:hAnsi="Cambria Math"/>
                          <w:sz w:val="24"/>
                          <w:highlight w:val="none"/>
                          <w:lang w:val="en-US" w:eastAsia="zh-CN"/>
                        </w:rPr>
                      </m:ctrlPr>
                    </m:e>
                    <m:sub>
                      <m:r>
                        <m:rPr>
                          <m:sty m:val="p"/>
                        </m:rPr>
                        <w:rPr>
                          <w:rFonts w:hint="eastAsia" w:ascii="Times New Roman" w:hAnsi="Times New Roman"/>
                          <w:sz w:val="24"/>
                          <w:highlight w:val="none"/>
                          <w:lang w:val="en-US" w:eastAsia="zh-CN"/>
                        </w:rPr>
                        <m:t>k</m:t>
                      </m:r>
                      <m:ctrlPr>
                        <w:rPr>
                          <w:rFonts w:hint="eastAsia" w:ascii="Cambria Math" w:hAnsi="Cambria Math"/>
                          <w:sz w:val="24"/>
                          <w:highlight w:val="none"/>
                          <w:lang w:val="en-US" w:eastAsia="zh-CN"/>
                        </w:rPr>
                      </m:ctrlPr>
                    </m:sub>
                  </m:sSub>
                  <m:ctrlPr>
                    <w:rPr>
                      <w:rFonts w:hint="eastAsia" w:ascii="Cambria Math" w:hAnsi="Cambria Math"/>
                      <w:sz w:val="24"/>
                      <w:highlight w:val="none"/>
                      <w:lang w:val="en-US" w:eastAsia="zh-CN"/>
                    </w:rPr>
                  </m:ctrlPr>
                </m:den>
              </m:f>
              <m:r>
                <m:rPr>
                  <m:sty m:val="p"/>
                </m:rPr>
                <w:rPr>
                  <w:rFonts w:hint="eastAsia" w:ascii="Times New Roman" w:hAnsi="Times New Roman"/>
                  <w:sz w:val="24"/>
                  <w:highlight w:val="none"/>
                  <w:lang w:val="en-US" w:eastAsia="zh-CN"/>
                </w:rPr>
                <m:t>)#(5)</m:t>
              </m:r>
              <m:ctrlPr>
                <w:rPr>
                  <w:rFonts w:hint="eastAsia" w:ascii="Cambria Math" w:hAnsi="Cambria Math"/>
                  <w:sz w:val="24"/>
                  <w:highlight w:val="none"/>
                  <w:lang w:val="en-US" w:eastAsia="zh-CN"/>
                </w:rPr>
              </m:ctrlPr>
            </m:e>
          </m:eqArr>
        </m:oMath>
      </m:oMathPara>
    </w:p>
    <w:p w14:paraId="64C74528">
      <w:pPr>
        <w:spacing w:line="460" w:lineRule="atLeast"/>
        <w:ind w:firstLine="480" w:firstLineChars="200"/>
        <w:rPr>
          <w:rFonts w:hint="eastAsia"/>
          <w:sz w:val="24"/>
          <w:highlight w:val="none"/>
          <w:lang w:val="en-US" w:eastAsia="zh-CN"/>
        </w:rPr>
      </w:pPr>
    </w:p>
    <w:p w14:paraId="4F60D33A">
      <w:pPr>
        <w:spacing w:line="460" w:lineRule="atLeast"/>
        <w:ind w:firstLine="480" w:firstLineChars="200"/>
        <w:rPr>
          <w:rFonts w:hint="eastAsia"/>
          <w:sz w:val="24"/>
          <w:highlight w:val="none"/>
          <w:lang w:val="en-US" w:eastAsia="zh-CN"/>
        </w:rPr>
      </w:pPr>
      <m:oMathPara>
        <m:oMath>
          <m:eqArr>
            <m:eqArrPr>
              <m:maxDist m:val="1"/>
              <m:ctrlPr>
                <w:rPr>
                  <w:rFonts w:hint="eastAsia" w:ascii="Cambria Math" w:hAnsi="Cambria Math"/>
                  <w:sz w:val="24"/>
                  <w:highlight w:val="none"/>
                  <w:lang w:val="en-US" w:eastAsia="zh-CN"/>
                </w:rPr>
              </m:ctrlPr>
            </m:eqArrPr>
            <m:e>
              <m:r>
                <m:rPr>
                  <m:sty m:val="p"/>
                </m:rPr>
                <w:rPr>
                  <w:rFonts w:hint="eastAsia" w:ascii="Times New Roman" w:hAnsi="Times New Roman"/>
                  <w:sz w:val="24"/>
                  <w:highlight w:val="none"/>
                  <w:lang w:val="en-US" w:eastAsia="zh-CN"/>
                </w:rPr>
                <m:t>x=</m:t>
              </m:r>
              <m:sSub>
                <m:sSubPr>
                  <m:ctrlPr>
                    <w:rPr>
                      <w:rFonts w:hint="eastAsia" w:ascii="Cambria Math" w:hAnsi="Cambria Math"/>
                      <w:sz w:val="24"/>
                      <w:highlight w:val="none"/>
                      <w:lang w:val="en-US" w:eastAsia="zh-CN"/>
                    </w:rPr>
                  </m:ctrlPr>
                </m:sSubPr>
                <m:e>
                  <m:r>
                    <m:rPr>
                      <m:sty m:val="p"/>
                    </m:rPr>
                    <w:rPr>
                      <w:rFonts w:hint="eastAsia" w:ascii="Times New Roman" w:hAnsi="Times New Roman"/>
                      <w:sz w:val="24"/>
                      <w:highlight w:val="none"/>
                      <w:lang w:val="en-US" w:eastAsia="zh-CN"/>
                    </w:rPr>
                    <m:t>E</m:t>
                  </m:r>
                  <m:ctrlPr>
                    <w:rPr>
                      <w:rFonts w:hint="eastAsia" w:ascii="Cambria Math" w:hAnsi="Cambria Math"/>
                      <w:sz w:val="24"/>
                      <w:highlight w:val="none"/>
                      <w:lang w:val="en-US" w:eastAsia="zh-CN"/>
                    </w:rPr>
                  </m:ctrlPr>
                </m:e>
                <m:sub>
                  <m:r>
                    <m:rPr>
                      <m:sty m:val="p"/>
                    </m:rPr>
                    <w:rPr>
                      <w:rFonts w:hint="eastAsia" w:ascii="Times New Roman" w:hAnsi="Times New Roman"/>
                      <w:sz w:val="24"/>
                      <w:highlight w:val="none"/>
                      <w:lang w:val="en-US" w:eastAsia="zh-CN"/>
                    </w:rPr>
                    <m:t>k</m:t>
                  </m:r>
                  <m:ctrlPr>
                    <w:rPr>
                      <w:rFonts w:hint="eastAsia" w:ascii="Cambria Math" w:hAnsi="Cambria Math"/>
                      <w:sz w:val="24"/>
                      <w:highlight w:val="none"/>
                      <w:lang w:val="en-US" w:eastAsia="zh-CN"/>
                    </w:rPr>
                  </m:ctrlPr>
                </m:sub>
              </m:sSub>
              <m:r>
                <m:rPr>
                  <m:sty m:val="p"/>
                </m:rPr>
                <w:rPr>
                  <w:rFonts w:hint="eastAsia" w:ascii="Times New Roman" w:hAnsi="Times New Roman"/>
                  <w:sz w:val="24"/>
                  <w:highlight w:val="none"/>
                  <w:lang w:val="en-US" w:eastAsia="zh-CN"/>
                </w:rPr>
                <m:t>#(6)</m:t>
              </m:r>
              <m:ctrlPr>
                <w:rPr>
                  <w:rFonts w:hint="eastAsia" w:ascii="Cambria Math" w:hAnsi="Cambria Math"/>
                  <w:sz w:val="24"/>
                  <w:highlight w:val="none"/>
                  <w:lang w:val="en-US" w:eastAsia="zh-CN"/>
                </w:rPr>
              </m:ctrlPr>
            </m:e>
          </m:eqArr>
        </m:oMath>
      </m:oMathPara>
    </w:p>
    <w:p w14:paraId="37739777">
      <w:pPr>
        <w:spacing w:line="460" w:lineRule="atLeast"/>
        <w:ind w:firstLine="480" w:firstLineChars="200"/>
        <w:rPr>
          <w:rFonts w:hint="eastAsia"/>
          <w:sz w:val="24"/>
          <w:highlight w:val="none"/>
          <w:lang w:val="en-US" w:eastAsia="zh-CN"/>
        </w:rPr>
      </w:pPr>
    </w:p>
    <w:p w14:paraId="39C5F138">
      <w:pPr>
        <w:spacing w:line="460" w:lineRule="atLeast"/>
        <w:ind w:firstLine="480" w:firstLineChars="200"/>
        <w:rPr>
          <w:rFonts w:hint="eastAsia"/>
          <w:sz w:val="24"/>
          <w:highlight w:val="none"/>
          <w:lang w:val="en-US" w:eastAsia="zh-CN"/>
        </w:rPr>
      </w:pPr>
      <w:r>
        <w:rPr>
          <w:rFonts w:hint="eastAsia"/>
          <w:sz w:val="24"/>
          <w:highlight w:val="none"/>
          <w:lang w:val="en-US" w:eastAsia="zh-CN"/>
        </w:rPr>
        <w:t>其中，变形后的公式（3）是一个斜率为</w:t>
      </w:r>
      <m:oMath>
        <m:r>
          <m:rPr>
            <m:sty m:val="p"/>
          </m:rPr>
          <w:rPr>
            <w:rFonts w:hint="eastAsia" w:ascii="Times New Roman" w:hAnsi="Times New Roman"/>
            <w:sz w:val="24"/>
            <w:highlight w:val="none"/>
            <w:lang w:val="en-US" w:eastAsia="zh-CN"/>
          </w:rPr>
          <m:t>−</m:t>
        </m:r>
        <m:f>
          <m:fPr>
            <m:ctrlPr>
              <w:rPr>
                <w:rFonts w:hint="eastAsia" w:ascii="Cambria Math" w:hAnsi="Cambria Math"/>
                <w:sz w:val="24"/>
                <w:highlight w:val="none"/>
                <w:lang w:val="en-US" w:eastAsia="zh-CN"/>
              </w:rPr>
            </m:ctrlPr>
          </m:fPr>
          <m:num>
            <m:r>
              <m:rPr>
                <m:sty m:val="p"/>
              </m:rPr>
              <w:rPr>
                <w:rFonts w:hint="eastAsia" w:ascii="Times New Roman" w:hAnsi="Times New Roman"/>
                <w:sz w:val="24"/>
                <w:highlight w:val="none"/>
                <w:lang w:val="en-US" w:eastAsia="zh-CN"/>
              </w:rPr>
              <m:t>1</m:t>
            </m:r>
            <m:ctrlPr>
              <w:rPr>
                <w:rFonts w:hint="eastAsia" w:ascii="Cambria Math" w:hAnsi="Cambria Math"/>
                <w:sz w:val="24"/>
                <w:highlight w:val="none"/>
                <w:lang w:val="en-US" w:eastAsia="zh-CN"/>
              </w:rPr>
            </m:ctrlPr>
          </m:num>
          <m:den>
            <m:sSub>
              <m:sSubPr>
                <m:ctrlPr>
                  <w:rPr>
                    <w:rFonts w:hint="eastAsia" w:ascii="Cambria Math" w:hAnsi="Cambria Math"/>
                    <w:sz w:val="24"/>
                    <w:highlight w:val="none"/>
                    <w:lang w:val="en-US" w:eastAsia="zh-CN"/>
                  </w:rPr>
                </m:ctrlPr>
              </m:sSubPr>
              <m:e>
                <m:r>
                  <m:rPr>
                    <m:sty m:val="p"/>
                  </m:rPr>
                  <w:rPr>
                    <w:rFonts w:hint="eastAsia" w:ascii="Times New Roman" w:hAnsi="Times New Roman"/>
                    <w:sz w:val="24"/>
                    <w:highlight w:val="none"/>
                    <w:lang w:val="en-US" w:eastAsia="zh-CN"/>
                  </w:rPr>
                  <m:t>k</m:t>
                </m:r>
                <m:ctrlPr>
                  <w:rPr>
                    <w:rFonts w:hint="eastAsia" w:ascii="Cambria Math" w:hAnsi="Cambria Math"/>
                    <w:sz w:val="24"/>
                    <w:highlight w:val="none"/>
                    <w:lang w:val="en-US" w:eastAsia="zh-CN"/>
                  </w:rPr>
                </m:ctrlPr>
              </m:e>
              <m:sub>
                <m:r>
                  <m:rPr>
                    <m:sty m:val="p"/>
                  </m:rPr>
                  <w:rPr>
                    <w:rFonts w:hint="eastAsia" w:ascii="Times New Roman" w:hAnsi="Times New Roman"/>
                    <w:sz w:val="24"/>
                    <w:highlight w:val="none"/>
                    <w:lang w:val="en-US" w:eastAsia="zh-CN"/>
                  </w:rPr>
                  <m:t>B</m:t>
                </m:r>
                <m:ctrlPr>
                  <w:rPr>
                    <w:rFonts w:hint="eastAsia" w:ascii="Cambria Math" w:hAnsi="Cambria Math"/>
                    <w:sz w:val="24"/>
                    <w:highlight w:val="none"/>
                    <w:lang w:val="en-US" w:eastAsia="zh-CN"/>
                  </w:rPr>
                </m:ctrlPr>
              </m:sub>
            </m:sSub>
            <m:r>
              <m:rPr>
                <m:sty m:val="p"/>
              </m:rPr>
              <w:rPr>
                <w:rFonts w:hint="eastAsia" w:ascii="Times New Roman" w:hAnsi="Times New Roman"/>
                <w:sz w:val="24"/>
                <w:highlight w:val="none"/>
                <w:lang w:val="en-US" w:eastAsia="zh-CN"/>
              </w:rPr>
              <m:t>T</m:t>
            </m:r>
            <m:ctrlPr>
              <w:rPr>
                <w:rFonts w:hint="eastAsia" w:ascii="Cambria Math" w:hAnsi="Cambria Math"/>
                <w:sz w:val="24"/>
                <w:highlight w:val="none"/>
                <w:lang w:val="en-US" w:eastAsia="zh-CN"/>
              </w:rPr>
            </m:ctrlPr>
          </m:den>
        </m:f>
      </m:oMath>
      <w:r>
        <w:rPr>
          <w:rFonts w:hint="eastAsia"/>
          <w:sz w:val="24"/>
          <w:highlight w:val="none"/>
          <w:lang w:val="en-US" w:eastAsia="zh-CN"/>
        </w:rPr>
        <w:t>、截距为</w:t>
      </w:r>
      <m:oMath>
        <m:r>
          <m:rPr>
            <m:sty m:val="p"/>
          </m:rPr>
          <w:rPr>
            <w:rFonts w:hint="eastAsia" w:ascii="Times New Roman" w:hAnsi="Times New Roman"/>
            <w:sz w:val="24"/>
            <w:highlight w:val="none"/>
            <w:lang w:val="en-US" w:eastAsia="zh-CN"/>
          </w:rPr>
          <m:t>ln(</m:t>
        </m:r>
        <m:f>
          <m:fPr>
            <m:ctrlPr>
              <w:rPr>
                <w:rFonts w:hint="eastAsia" w:ascii="Cambria Math" w:hAnsi="Cambria Math"/>
                <w:sz w:val="24"/>
                <w:highlight w:val="none"/>
                <w:lang w:val="en-US" w:eastAsia="zh-CN"/>
              </w:rPr>
            </m:ctrlPr>
          </m:fPr>
          <m:num>
            <m:r>
              <m:rPr>
                <m:sty m:val="p"/>
              </m:rPr>
              <w:rPr>
                <w:rFonts w:hint="eastAsia" w:ascii="Times New Roman" w:hAnsi="Times New Roman"/>
                <w:sz w:val="24"/>
                <w:highlight w:val="none"/>
                <w:lang w:val="en-US" w:eastAsia="zh-CN"/>
              </w:rPr>
              <m:t>N</m:t>
            </m:r>
            <m:ctrlPr>
              <w:rPr>
                <w:rFonts w:hint="eastAsia" w:ascii="Cambria Math" w:hAnsi="Cambria Math"/>
                <w:sz w:val="24"/>
                <w:highlight w:val="none"/>
                <w:lang w:val="en-US" w:eastAsia="zh-CN"/>
              </w:rPr>
            </m:ctrlPr>
          </m:num>
          <m:den>
            <m:r>
              <m:rPr>
                <m:sty m:val="p"/>
              </m:rPr>
              <w:rPr>
                <w:rFonts w:hint="eastAsia" w:ascii="Times New Roman" w:hAnsi="Times New Roman"/>
                <w:sz w:val="24"/>
                <w:highlight w:val="none"/>
                <w:lang w:val="en-US" w:eastAsia="zh-CN"/>
              </w:rPr>
              <m:t>U(T)</m:t>
            </m:r>
            <m:ctrlPr>
              <w:rPr>
                <w:rFonts w:hint="eastAsia" w:ascii="Cambria Math" w:hAnsi="Cambria Math"/>
                <w:sz w:val="24"/>
                <w:highlight w:val="none"/>
                <w:lang w:val="en-US" w:eastAsia="zh-CN"/>
              </w:rPr>
            </m:ctrlPr>
          </m:den>
        </m:f>
        <m:r>
          <m:rPr>
            <m:sty m:val="p"/>
          </m:rPr>
          <w:rPr>
            <w:rFonts w:hint="eastAsia" w:ascii="Times New Roman" w:hAnsi="Times New Roman"/>
            <w:sz w:val="24"/>
            <w:highlight w:val="none"/>
            <w:lang w:val="en-US" w:eastAsia="zh-CN"/>
          </w:rPr>
          <m:t>)</m:t>
        </m:r>
      </m:oMath>
      <w:r>
        <w:rPr>
          <w:rFonts w:hint="eastAsia"/>
          <w:sz w:val="24"/>
          <w:highlight w:val="none"/>
          <w:lang w:val="en-US" w:eastAsia="zh-CN"/>
        </w:rPr>
        <w:t>的直线。</w:t>
      </w:r>
    </w:p>
    <w:p w14:paraId="268BB5B7">
      <w:pPr>
        <w:spacing w:line="460" w:lineRule="atLeast"/>
        <w:ind w:firstLine="480" w:firstLineChars="200"/>
        <w:rPr>
          <w:rFonts w:hint="eastAsia"/>
          <w:sz w:val="24"/>
          <w:highlight w:val="none"/>
          <w:lang w:val="en-US" w:eastAsia="zh-CN"/>
        </w:rPr>
      </w:pPr>
      <w:r>
        <w:rPr>
          <w:rFonts w:hint="eastAsia"/>
          <w:sz w:val="24"/>
          <w:highlight w:val="none"/>
          <w:lang w:val="en-US" w:eastAsia="zh-CN"/>
        </w:rPr>
        <w:t>在实际使用过程中，可以根据公式（4）和公式（5）所示的横纵坐标，绘制所有谱线的Boltzmann散点。随后通过拟合直线绘制Boltzmann平面。此时便可以通过直线的斜率确定电子温度。其中，Boltzmann平面的拟合效果可以用决定系数</w:t>
      </w:r>
      <m:oMath>
        <m:sSup>
          <m:sSupPr>
            <m:ctrlPr>
              <w:rPr>
                <w:rFonts w:hint="eastAsia" w:ascii="Cambria Math" w:hAnsi="Cambria Math"/>
                <w:sz w:val="24"/>
                <w:highlight w:val="none"/>
                <w:lang w:val="en-US" w:eastAsia="zh-CN"/>
              </w:rPr>
            </m:ctrlPr>
          </m:sSupPr>
          <m:e>
            <m:r>
              <m:rPr>
                <m:sty m:val="p"/>
              </m:rPr>
              <w:rPr>
                <w:rFonts w:hint="eastAsia" w:ascii="Times New Roman" w:hAnsi="Times New Roman"/>
                <w:sz w:val="24"/>
                <w:highlight w:val="none"/>
                <w:lang w:val="en-US" w:eastAsia="zh-CN"/>
              </w:rPr>
              <m:t>R</m:t>
            </m:r>
            <m:ctrlPr>
              <w:rPr>
                <w:rFonts w:hint="eastAsia" w:ascii="Cambria Math" w:hAnsi="Cambria Math"/>
                <w:sz w:val="24"/>
                <w:highlight w:val="none"/>
                <w:lang w:val="en-US" w:eastAsia="zh-CN"/>
              </w:rPr>
            </m:ctrlPr>
          </m:e>
          <m:sup>
            <m:r>
              <m:rPr>
                <m:sty m:val="p"/>
              </m:rPr>
              <w:rPr>
                <w:rFonts w:hint="eastAsia" w:ascii="Times New Roman" w:hAnsi="Times New Roman"/>
                <w:sz w:val="24"/>
                <w:highlight w:val="none"/>
                <w:lang w:val="en-US" w:eastAsia="zh-CN"/>
              </w:rPr>
              <m:t>2</m:t>
            </m:r>
            <m:ctrlPr>
              <w:rPr>
                <w:rFonts w:hint="eastAsia" w:ascii="Cambria Math" w:hAnsi="Cambria Math"/>
                <w:sz w:val="24"/>
                <w:highlight w:val="none"/>
                <w:lang w:val="en-US" w:eastAsia="zh-CN"/>
              </w:rPr>
            </m:ctrlPr>
          </m:sup>
        </m:sSup>
      </m:oMath>
      <w:r>
        <w:rPr>
          <w:rFonts w:hint="eastAsia"/>
          <w:sz w:val="24"/>
          <w:highlight w:val="none"/>
          <w:lang w:val="en-US" w:eastAsia="zh-CN"/>
        </w:rPr>
        <w:t>进行表示，如图6所示。</w:t>
      </w:r>
    </w:p>
    <w:p w14:paraId="50D9F57E">
      <w:pPr>
        <w:spacing w:line="460" w:lineRule="atLeast"/>
        <w:ind w:firstLine="480" w:firstLineChars="200"/>
        <w:rPr>
          <w:rFonts w:hint="eastAsia"/>
          <w:sz w:val="24"/>
          <w:highlight w:val="none"/>
          <w:lang w:val="en-US" w:eastAsia="zh-CN"/>
        </w:rPr>
      </w:pPr>
      <w:r>
        <w:rPr>
          <w:rFonts w:hint="eastAsia"/>
          <w:sz w:val="24"/>
          <w:highlight w:val="none"/>
          <w:lang w:val="en-US" w:eastAsia="zh-CN"/>
        </w:rPr>
        <w:t>在激光诱导击穿光谱（LIBS）技术中，电子温度的合理范围是5000-20000K。所以算法首先会对元素梳的选线进行Boltzmann拟合，计算出电子温度。</w:t>
      </w:r>
    </w:p>
    <w:p w14:paraId="44198F8D">
      <w:pPr>
        <w:spacing w:line="460" w:lineRule="atLeast"/>
        <w:ind w:firstLine="480" w:firstLineChars="200"/>
        <w:rPr>
          <w:rFonts w:hint="eastAsia"/>
          <w:sz w:val="24"/>
          <w:highlight w:val="none"/>
          <w:lang w:val="en-US" w:eastAsia="zh-CN"/>
        </w:rPr>
      </w:pPr>
      <w:r>
        <w:rPr>
          <w:rFonts w:hint="eastAsia"/>
          <w:sz w:val="24"/>
          <w:highlight w:val="none"/>
          <w:lang w:val="en-US" w:eastAsia="zh-CN"/>
        </w:rPr>
        <w:t>目前元素识别算法目前对每种元素都考虑原子以及一次电离态两种粒子状态。考虑到某些元素可能原子光谱更为明显，某些元素可能一次电离态的光谱更为明显，所以在进行元素存在置信度计算前首先需要选择粒子状态以代表元素，具体流程如下：</w:t>
      </w:r>
    </w:p>
    <w:p w14:paraId="0B2CE4A3">
      <w:pPr>
        <w:spacing w:line="460" w:lineRule="atLeast"/>
        <w:ind w:firstLine="480" w:firstLineChars="200"/>
        <w:rPr>
          <w:rFonts w:hint="eastAsia"/>
          <w:sz w:val="24"/>
          <w:highlight w:val="none"/>
          <w:lang w:val="en-US" w:eastAsia="zh-CN"/>
        </w:rPr>
      </w:pPr>
      <w:r>
        <w:rPr>
          <w:rFonts w:hint="eastAsia"/>
          <w:sz w:val="24"/>
          <w:highlight w:val="none"/>
          <w:lang w:val="en-US" w:eastAsia="zh-CN"/>
        </w:rPr>
        <w:t>通过对每种粒子绘制Boltzmann平面，通过拟合算出粒子的温度T以及R2。首先筛选T∈（5000，20000）范围内的粒子，如果两个粒子都被选入，那么选择R2较大的粒子来代表元素。</w:t>
      </w:r>
    </w:p>
    <w:p w14:paraId="56DAA204">
      <w:pPr>
        <w:spacing w:line="460" w:lineRule="atLeast"/>
        <w:ind w:firstLine="480" w:firstLineChars="200"/>
        <w:rPr>
          <w:rFonts w:hint="eastAsia"/>
          <w:sz w:val="24"/>
          <w:highlight w:val="none"/>
          <w:lang w:val="en-US" w:eastAsia="zh-CN"/>
        </w:rPr>
      </w:pPr>
      <w:r>
        <w:rPr>
          <w:rFonts w:hint="eastAsia"/>
          <w:sz w:val="24"/>
          <w:highlight w:val="none"/>
          <w:lang w:val="en-US" w:eastAsia="zh-CN"/>
        </w:rPr>
        <w:t>选择代表元素的粒子后，通过计算实验强度“梳”和理论强度“梳”的欧氏距离，最后通过指数映射，获得元素存在置信度的输出，具体计算公式如下：</w:t>
      </w:r>
    </w:p>
    <w:p w14:paraId="0DD0BCE4">
      <w:pPr>
        <w:spacing w:line="460" w:lineRule="atLeast"/>
        <w:ind w:firstLine="480" w:firstLineChars="200"/>
        <w:rPr>
          <w:rFonts w:hint="eastAsia"/>
          <w:sz w:val="24"/>
          <w:highlight w:val="none"/>
          <w:lang w:val="en-US" w:eastAsia="zh-CN"/>
        </w:rPr>
      </w:pPr>
    </w:p>
    <w:p w14:paraId="00C48BF7">
      <w:pPr>
        <w:spacing w:line="460" w:lineRule="atLeast"/>
        <w:ind w:firstLine="480" w:firstLineChars="200"/>
        <w:rPr>
          <w:rFonts w:hint="eastAsia"/>
          <w:sz w:val="24"/>
          <w:highlight w:val="none"/>
          <w:lang w:val="en-US" w:eastAsia="zh-CN"/>
        </w:rPr>
      </w:pPr>
      <m:oMathPara>
        <m:oMath>
          <m:eqArr>
            <m:eqArrPr>
              <m:maxDist m:val="1"/>
              <m:ctrlPr>
                <w:rPr>
                  <w:rFonts w:hint="eastAsia" w:ascii="Cambria Math" w:hAnsi="Cambria Math"/>
                  <w:sz w:val="24"/>
                  <w:highlight w:val="none"/>
                  <w:lang w:val="en-US" w:eastAsia="zh-CN"/>
                </w:rPr>
              </m:ctrlPr>
            </m:eqArrPr>
            <m:e>
              <m:r>
                <m:rPr>
                  <m:sty m:val="p"/>
                </m:rPr>
                <w:rPr>
                  <w:rFonts w:hint="eastAsia" w:ascii="Times New Roman" w:hAnsi="Times New Roman"/>
                  <w:sz w:val="24"/>
                  <w:highlight w:val="none"/>
                  <w:lang w:val="en-US" w:eastAsia="zh-CN"/>
                </w:rPr>
                <m:t>D=</m:t>
              </m:r>
              <m:rad>
                <m:radPr>
                  <m:degHide m:val="1"/>
                  <m:ctrlPr>
                    <w:rPr>
                      <w:rFonts w:hint="eastAsia" w:ascii="Cambria Math" w:hAnsi="Cambria Math"/>
                      <w:sz w:val="24"/>
                      <w:highlight w:val="none"/>
                      <w:lang w:val="en-US" w:eastAsia="zh-CN"/>
                    </w:rPr>
                  </m:ctrlPr>
                </m:radPr>
                <m:deg>
                  <m:ctrlPr>
                    <w:rPr>
                      <w:rFonts w:hint="eastAsia" w:ascii="Cambria Math" w:hAnsi="Cambria Math"/>
                      <w:sz w:val="24"/>
                      <w:highlight w:val="none"/>
                      <w:lang w:val="en-US" w:eastAsia="zh-CN"/>
                    </w:rPr>
                  </m:ctrlPr>
                </m:deg>
                <m:e>
                  <m:nary>
                    <m:naryPr>
                      <m:chr m:val="∑"/>
                      <m:limLoc m:val="undOvr"/>
                      <m:ctrlPr>
                        <w:rPr>
                          <w:rFonts w:hint="eastAsia" w:ascii="Cambria Math" w:hAnsi="Cambria Math"/>
                          <w:sz w:val="24"/>
                          <w:highlight w:val="none"/>
                          <w:lang w:val="en-US" w:eastAsia="zh-CN"/>
                        </w:rPr>
                      </m:ctrlPr>
                    </m:naryPr>
                    <m:sub>
                      <m:r>
                        <m:rPr>
                          <m:sty m:val="p"/>
                        </m:rPr>
                        <w:rPr>
                          <w:rFonts w:hint="eastAsia" w:ascii="Times New Roman" w:hAnsi="Times New Roman"/>
                          <w:sz w:val="24"/>
                          <w:highlight w:val="none"/>
                          <w:lang w:val="en-US" w:eastAsia="zh-CN"/>
                        </w:rPr>
                        <m:t>i=1</m:t>
                      </m:r>
                      <m:ctrlPr>
                        <w:rPr>
                          <w:rFonts w:hint="eastAsia" w:ascii="Cambria Math" w:hAnsi="Cambria Math"/>
                          <w:sz w:val="24"/>
                          <w:highlight w:val="none"/>
                          <w:lang w:val="en-US" w:eastAsia="zh-CN"/>
                        </w:rPr>
                      </m:ctrlPr>
                    </m:sub>
                    <m:sup>
                      <m:r>
                        <m:rPr>
                          <m:sty m:val="p"/>
                        </m:rPr>
                        <w:rPr>
                          <w:rFonts w:hint="eastAsia" w:ascii="Times New Roman" w:hAnsi="Times New Roman"/>
                          <w:sz w:val="24"/>
                          <w:highlight w:val="none"/>
                          <w:lang w:val="en-US" w:eastAsia="zh-CN"/>
                        </w:rPr>
                        <m:t>n</m:t>
                      </m:r>
                      <m:ctrlPr>
                        <w:rPr>
                          <w:rFonts w:hint="eastAsia" w:ascii="Cambria Math" w:hAnsi="Cambria Math"/>
                          <w:sz w:val="24"/>
                          <w:highlight w:val="none"/>
                          <w:lang w:val="en-US" w:eastAsia="zh-CN"/>
                        </w:rPr>
                      </m:ctrlPr>
                    </m:sup>
                    <m:e>
                      <m:sSup>
                        <m:sSupPr>
                          <m:ctrlPr>
                            <w:rPr>
                              <w:rFonts w:hint="eastAsia" w:ascii="Cambria Math" w:hAnsi="Cambria Math"/>
                              <w:sz w:val="24"/>
                              <w:highlight w:val="none"/>
                              <w:lang w:val="en-US" w:eastAsia="zh-CN"/>
                            </w:rPr>
                          </m:ctrlPr>
                        </m:sSupPr>
                        <m:e>
                          <m:r>
                            <m:rPr>
                              <m:sty m:val="p"/>
                            </m:rPr>
                            <w:rPr>
                              <w:rFonts w:hint="eastAsia" w:ascii="Times New Roman" w:hAnsi="Times New Roman"/>
                              <w:sz w:val="24"/>
                              <w:highlight w:val="none"/>
                              <w:lang w:val="en-US" w:eastAsia="zh-CN"/>
                            </w:rPr>
                            <m:t>(</m:t>
                          </m:r>
                          <m:sSub>
                            <m:sSubPr>
                              <m:ctrlPr>
                                <w:rPr>
                                  <w:rFonts w:hint="eastAsia" w:ascii="Cambria Math" w:hAnsi="Cambria Math"/>
                                  <w:sz w:val="24"/>
                                  <w:highlight w:val="none"/>
                                  <w:lang w:val="en-US" w:eastAsia="zh-CN"/>
                                </w:rPr>
                              </m:ctrlPr>
                            </m:sSubPr>
                            <m:e>
                              <m:r>
                                <m:rPr>
                                  <m:sty m:val="p"/>
                                </m:rPr>
                                <w:rPr>
                                  <w:rFonts w:hint="eastAsia" w:ascii="Times New Roman" w:hAnsi="Times New Roman"/>
                                  <w:sz w:val="24"/>
                                  <w:highlight w:val="none"/>
                                  <w:lang w:val="en-US" w:eastAsia="zh-CN"/>
                                </w:rPr>
                                <m:t>x</m:t>
                              </m:r>
                              <m:ctrlPr>
                                <w:rPr>
                                  <w:rFonts w:hint="eastAsia" w:ascii="Cambria Math" w:hAnsi="Cambria Math"/>
                                  <w:sz w:val="24"/>
                                  <w:highlight w:val="none"/>
                                  <w:lang w:val="en-US" w:eastAsia="zh-CN"/>
                                </w:rPr>
                              </m:ctrlPr>
                            </m:e>
                            <m:sub>
                              <m:r>
                                <m:rPr>
                                  <m:sty m:val="p"/>
                                </m:rPr>
                                <w:rPr>
                                  <w:rFonts w:hint="eastAsia" w:ascii="Times New Roman" w:hAnsi="Times New Roman"/>
                                  <w:sz w:val="24"/>
                                  <w:highlight w:val="none"/>
                                  <w:lang w:val="en-US" w:eastAsia="zh-CN"/>
                                </w:rPr>
                                <m:t>i</m:t>
                              </m:r>
                              <m:ctrlPr>
                                <w:rPr>
                                  <w:rFonts w:hint="eastAsia" w:ascii="Cambria Math" w:hAnsi="Cambria Math"/>
                                  <w:sz w:val="24"/>
                                  <w:highlight w:val="none"/>
                                  <w:lang w:val="en-US" w:eastAsia="zh-CN"/>
                                </w:rPr>
                              </m:ctrlPr>
                            </m:sub>
                          </m:sSub>
                          <m:r>
                            <m:rPr>
                              <m:sty m:val="p"/>
                            </m:rPr>
                            <w:rPr>
                              <w:rFonts w:hint="eastAsia" w:ascii="Times New Roman" w:hAnsi="Times New Roman"/>
                              <w:sz w:val="24"/>
                              <w:highlight w:val="none"/>
                              <w:lang w:val="en-US" w:eastAsia="zh-CN"/>
                            </w:rPr>
                            <m:t>−</m:t>
                          </m:r>
                          <m:sSub>
                            <m:sSubPr>
                              <m:ctrlPr>
                                <w:rPr>
                                  <w:rFonts w:hint="eastAsia" w:ascii="Cambria Math" w:hAnsi="Cambria Math"/>
                                  <w:sz w:val="24"/>
                                  <w:highlight w:val="none"/>
                                  <w:lang w:val="en-US" w:eastAsia="zh-CN"/>
                                </w:rPr>
                              </m:ctrlPr>
                            </m:sSubPr>
                            <m:e>
                              <m:r>
                                <m:rPr>
                                  <m:sty m:val="p"/>
                                </m:rPr>
                                <w:rPr>
                                  <w:rFonts w:hint="eastAsia" w:ascii="Times New Roman" w:hAnsi="Times New Roman"/>
                                  <w:sz w:val="24"/>
                                  <w:highlight w:val="none"/>
                                  <w:lang w:val="en-US" w:eastAsia="zh-CN"/>
                                </w:rPr>
                                <m:t>y</m:t>
                              </m:r>
                              <m:ctrlPr>
                                <w:rPr>
                                  <w:rFonts w:hint="eastAsia" w:ascii="Cambria Math" w:hAnsi="Cambria Math"/>
                                  <w:sz w:val="24"/>
                                  <w:highlight w:val="none"/>
                                  <w:lang w:val="en-US" w:eastAsia="zh-CN"/>
                                </w:rPr>
                              </m:ctrlPr>
                            </m:e>
                            <m:sub>
                              <m:r>
                                <m:rPr>
                                  <m:sty m:val="p"/>
                                </m:rPr>
                                <w:rPr>
                                  <w:rFonts w:hint="eastAsia" w:ascii="Times New Roman" w:hAnsi="Times New Roman"/>
                                  <w:sz w:val="24"/>
                                  <w:highlight w:val="none"/>
                                  <w:lang w:val="en-US" w:eastAsia="zh-CN"/>
                                </w:rPr>
                                <m:t>i</m:t>
                              </m:r>
                              <m:ctrlPr>
                                <w:rPr>
                                  <w:rFonts w:hint="eastAsia" w:ascii="Cambria Math" w:hAnsi="Cambria Math"/>
                                  <w:sz w:val="24"/>
                                  <w:highlight w:val="none"/>
                                  <w:lang w:val="en-US" w:eastAsia="zh-CN"/>
                                </w:rPr>
                              </m:ctrlPr>
                            </m:sub>
                          </m:sSub>
                          <m:r>
                            <m:rPr>
                              <m:sty m:val="p"/>
                            </m:rPr>
                            <w:rPr>
                              <w:rFonts w:hint="eastAsia" w:ascii="Times New Roman" w:hAnsi="Times New Roman"/>
                              <w:sz w:val="24"/>
                              <w:highlight w:val="none"/>
                              <w:lang w:val="en-US" w:eastAsia="zh-CN"/>
                            </w:rPr>
                            <m:t>)</m:t>
                          </m:r>
                          <m:ctrlPr>
                            <w:rPr>
                              <w:rFonts w:hint="eastAsia" w:ascii="Cambria Math" w:hAnsi="Cambria Math"/>
                              <w:sz w:val="24"/>
                              <w:highlight w:val="none"/>
                              <w:lang w:val="en-US" w:eastAsia="zh-CN"/>
                            </w:rPr>
                          </m:ctrlPr>
                        </m:e>
                        <m:sup>
                          <m:r>
                            <m:rPr>
                              <m:sty m:val="p"/>
                            </m:rPr>
                            <w:rPr>
                              <w:rFonts w:hint="eastAsia" w:ascii="Times New Roman" w:hAnsi="Times New Roman"/>
                              <w:sz w:val="24"/>
                              <w:highlight w:val="none"/>
                              <w:lang w:val="en-US" w:eastAsia="zh-CN"/>
                            </w:rPr>
                            <m:t>2</m:t>
                          </m:r>
                          <m:ctrlPr>
                            <w:rPr>
                              <w:rFonts w:hint="eastAsia" w:ascii="Cambria Math" w:hAnsi="Cambria Math"/>
                              <w:sz w:val="24"/>
                              <w:highlight w:val="none"/>
                              <w:lang w:val="en-US" w:eastAsia="zh-CN"/>
                            </w:rPr>
                          </m:ctrlPr>
                        </m:sup>
                      </m:sSup>
                      <m:ctrlPr>
                        <w:rPr>
                          <w:rFonts w:hint="eastAsia" w:ascii="Cambria Math" w:hAnsi="Cambria Math"/>
                          <w:sz w:val="24"/>
                          <w:highlight w:val="none"/>
                          <w:lang w:val="en-US" w:eastAsia="zh-CN"/>
                        </w:rPr>
                      </m:ctrlPr>
                    </m:e>
                  </m:nary>
                  <m:ctrlPr>
                    <w:rPr>
                      <w:rFonts w:hint="eastAsia" w:ascii="Cambria Math" w:hAnsi="Cambria Math"/>
                      <w:sz w:val="24"/>
                      <w:highlight w:val="none"/>
                      <w:lang w:val="en-US" w:eastAsia="zh-CN"/>
                    </w:rPr>
                  </m:ctrlPr>
                </m:e>
              </m:rad>
              <m:r>
                <m:rPr>
                  <m:sty m:val="p"/>
                </m:rPr>
                <w:rPr>
                  <w:rFonts w:hint="eastAsia" w:ascii="Times New Roman" w:hAnsi="Times New Roman"/>
                  <w:sz w:val="24"/>
                  <w:highlight w:val="none"/>
                  <w:lang w:val="en-US" w:eastAsia="zh-CN"/>
                </w:rPr>
                <m:t>#(7)</m:t>
              </m:r>
              <m:ctrlPr>
                <w:rPr>
                  <w:rFonts w:hint="eastAsia" w:ascii="Cambria Math" w:hAnsi="Cambria Math"/>
                  <w:sz w:val="24"/>
                  <w:highlight w:val="none"/>
                  <w:lang w:val="en-US" w:eastAsia="zh-CN"/>
                </w:rPr>
              </m:ctrlPr>
            </m:e>
          </m:eqArr>
        </m:oMath>
      </m:oMathPara>
    </w:p>
    <w:p w14:paraId="330CF6A9">
      <w:pPr>
        <w:spacing w:line="460" w:lineRule="atLeast"/>
        <w:ind w:firstLine="480" w:firstLineChars="200"/>
        <w:rPr>
          <w:rFonts w:hint="eastAsia"/>
          <w:sz w:val="24"/>
          <w:highlight w:val="none"/>
          <w:lang w:val="en-US" w:eastAsia="zh-CN"/>
        </w:rPr>
      </w:pPr>
      <w:r>
        <w:rPr>
          <w:rFonts w:hint="eastAsia"/>
          <w:sz w:val="24"/>
          <w:highlight w:val="none"/>
          <w:lang w:val="en-US" w:eastAsia="zh-CN"/>
        </w:rPr>
        <w:t>其中，</w:t>
      </w:r>
      <m:oMath>
        <m:r>
          <m:rPr>
            <m:sty m:val="p"/>
          </m:rPr>
          <w:rPr>
            <w:rFonts w:hint="eastAsia" w:ascii="Times New Roman" w:hAnsi="Times New Roman"/>
            <w:sz w:val="24"/>
            <w:highlight w:val="none"/>
            <w:lang w:val="en-US" w:eastAsia="zh-CN"/>
          </w:rPr>
          <m:t>n</m:t>
        </m:r>
      </m:oMath>
      <w:r>
        <w:rPr>
          <w:rFonts w:hint="eastAsia"/>
          <w:sz w:val="24"/>
          <w:highlight w:val="none"/>
          <w:lang w:val="en-US" w:eastAsia="zh-CN"/>
        </w:rPr>
        <w:t>是维度，在元素梳中指代波长；</w:t>
      </w:r>
      <m:oMath>
        <m:sSub>
          <m:sSubPr>
            <m:ctrlPr>
              <w:rPr>
                <w:rFonts w:hint="eastAsia" w:ascii="Cambria Math" w:hAnsi="Cambria Math"/>
                <w:sz w:val="24"/>
                <w:highlight w:val="none"/>
                <w:lang w:val="en-US" w:eastAsia="zh-CN"/>
              </w:rPr>
            </m:ctrlPr>
          </m:sSubPr>
          <m:e>
            <m:r>
              <m:rPr>
                <m:sty m:val="p"/>
              </m:rPr>
              <w:rPr>
                <w:rFonts w:hint="eastAsia" w:ascii="Times New Roman" w:hAnsi="Times New Roman"/>
                <w:sz w:val="24"/>
                <w:highlight w:val="none"/>
                <w:lang w:val="en-US" w:eastAsia="zh-CN"/>
              </w:rPr>
              <m:t>x</m:t>
            </m:r>
            <m:ctrlPr>
              <w:rPr>
                <w:rFonts w:hint="eastAsia" w:ascii="Cambria Math" w:hAnsi="Cambria Math"/>
                <w:sz w:val="24"/>
                <w:highlight w:val="none"/>
                <w:lang w:val="en-US" w:eastAsia="zh-CN"/>
              </w:rPr>
            </m:ctrlPr>
          </m:e>
          <m:sub>
            <m:r>
              <m:rPr>
                <m:sty m:val="p"/>
              </m:rPr>
              <w:rPr>
                <w:rFonts w:hint="eastAsia" w:ascii="Times New Roman" w:hAnsi="Times New Roman"/>
                <w:sz w:val="24"/>
                <w:highlight w:val="none"/>
                <w:lang w:val="en-US" w:eastAsia="zh-CN"/>
              </w:rPr>
              <m:t>i</m:t>
            </m:r>
            <m:ctrlPr>
              <w:rPr>
                <w:rFonts w:hint="eastAsia" w:ascii="Cambria Math" w:hAnsi="Cambria Math"/>
                <w:sz w:val="24"/>
                <w:highlight w:val="none"/>
                <w:lang w:val="en-US" w:eastAsia="zh-CN"/>
              </w:rPr>
            </m:ctrlPr>
          </m:sub>
        </m:sSub>
      </m:oMath>
      <w:r>
        <w:rPr>
          <w:rFonts w:hint="eastAsia"/>
          <w:sz w:val="24"/>
          <w:highlight w:val="none"/>
          <w:lang w:val="en-US" w:eastAsia="zh-CN"/>
        </w:rPr>
        <w:t>和</w:t>
      </w:r>
      <m:oMath>
        <m:sSub>
          <m:sSubPr>
            <m:ctrlPr>
              <w:rPr>
                <w:rFonts w:hint="eastAsia" w:ascii="Cambria Math" w:hAnsi="Cambria Math"/>
                <w:sz w:val="24"/>
                <w:highlight w:val="none"/>
                <w:lang w:val="en-US" w:eastAsia="zh-CN"/>
              </w:rPr>
            </m:ctrlPr>
          </m:sSubPr>
          <m:e>
            <m:r>
              <m:rPr>
                <m:sty m:val="p"/>
              </m:rPr>
              <w:rPr>
                <w:rFonts w:hint="eastAsia" w:ascii="Times New Roman" w:hAnsi="Times New Roman"/>
                <w:sz w:val="24"/>
                <w:highlight w:val="none"/>
                <w:lang w:val="en-US" w:eastAsia="zh-CN"/>
              </w:rPr>
              <m:t>y</m:t>
            </m:r>
            <m:ctrlPr>
              <w:rPr>
                <w:rFonts w:hint="eastAsia" w:ascii="Cambria Math" w:hAnsi="Cambria Math"/>
                <w:sz w:val="24"/>
                <w:highlight w:val="none"/>
                <w:lang w:val="en-US" w:eastAsia="zh-CN"/>
              </w:rPr>
            </m:ctrlPr>
          </m:e>
          <m:sub>
            <m:r>
              <m:rPr>
                <m:sty m:val="p"/>
              </m:rPr>
              <w:rPr>
                <w:rFonts w:hint="eastAsia" w:ascii="Times New Roman" w:hAnsi="Times New Roman"/>
                <w:sz w:val="24"/>
                <w:highlight w:val="none"/>
                <w:lang w:val="en-US" w:eastAsia="zh-CN"/>
              </w:rPr>
              <m:t>i</m:t>
            </m:r>
            <m:ctrlPr>
              <w:rPr>
                <w:rFonts w:hint="eastAsia" w:ascii="Cambria Math" w:hAnsi="Cambria Math"/>
                <w:sz w:val="24"/>
                <w:highlight w:val="none"/>
                <w:lang w:val="en-US" w:eastAsia="zh-CN"/>
              </w:rPr>
            </m:ctrlPr>
          </m:sub>
        </m:sSub>
      </m:oMath>
      <w:r>
        <w:rPr>
          <w:rFonts w:hint="eastAsia"/>
          <w:sz w:val="24"/>
          <w:highlight w:val="none"/>
          <w:lang w:val="en-US" w:eastAsia="zh-CN"/>
        </w:rPr>
        <w:t>分别是理论强度梳与实验强度梳在同一维度下的相对强度值。</w:t>
      </w:r>
    </w:p>
    <w:p w14:paraId="6AAF92A1">
      <w:pPr>
        <w:spacing w:line="460" w:lineRule="atLeast"/>
        <w:ind w:firstLine="480" w:firstLineChars="200"/>
        <w:rPr>
          <w:rFonts w:hint="eastAsia"/>
          <w:sz w:val="24"/>
          <w:highlight w:val="none"/>
          <w:lang w:val="en-US" w:eastAsia="zh-CN"/>
        </w:rPr>
      </w:pPr>
      <w:r>
        <w:rPr>
          <w:rFonts w:hint="eastAsia"/>
          <w:sz w:val="24"/>
          <w:highlight w:val="none"/>
          <w:lang w:val="en-US" w:eastAsia="zh-CN"/>
        </w:rPr>
        <w:t>第八步：利用基体元素进行温度迭代</w:t>
      </w:r>
    </w:p>
    <w:p w14:paraId="2FB7CD06">
      <w:pPr>
        <w:spacing w:line="460" w:lineRule="atLeast"/>
        <w:ind w:firstLine="480" w:firstLineChars="200"/>
        <w:rPr>
          <w:rFonts w:hint="eastAsia"/>
          <w:sz w:val="24"/>
          <w:highlight w:val="none"/>
          <w:lang w:val="en-US" w:eastAsia="zh-CN"/>
        </w:rPr>
      </w:pPr>
      <w:r>
        <w:rPr>
          <w:rFonts w:hint="eastAsia"/>
          <w:sz w:val="24"/>
          <w:highlight w:val="none"/>
          <w:lang w:val="en-US" w:eastAsia="zh-CN"/>
        </w:rPr>
        <w:t>整体上，温度迭代算法通过全局多起点阻尼优化得分实现。</w:t>
      </w:r>
    </w:p>
    <w:p w14:paraId="1D9DCA95">
      <w:pPr>
        <w:spacing w:line="460" w:lineRule="atLeast"/>
        <w:ind w:firstLine="480" w:firstLineChars="200"/>
        <w:rPr>
          <w:rFonts w:hint="eastAsia"/>
          <w:sz w:val="24"/>
          <w:highlight w:val="none"/>
          <w:lang w:val="en-US" w:eastAsia="zh-CN"/>
        </w:rPr>
      </w:pPr>
      <w:r>
        <w:rPr>
          <w:rFonts w:hint="eastAsia"/>
          <w:sz w:val="24"/>
          <w:highlight w:val="none"/>
          <w:lang w:val="en-US" w:eastAsia="zh-CN"/>
        </w:rPr>
        <w:t>首先算法会在合理电子温度5000-20000K中选取多个起点，防止温度迭代陷入局部最优解导致影响最终温度判断。</w:t>
      </w:r>
    </w:p>
    <w:p w14:paraId="2EEC85D6">
      <w:pPr>
        <w:spacing w:line="460" w:lineRule="atLeast"/>
        <w:ind w:firstLine="480" w:firstLineChars="200"/>
        <w:rPr>
          <w:rFonts w:hint="eastAsia"/>
          <w:sz w:val="24"/>
          <w:highlight w:val="none"/>
          <w:lang w:val="en-US" w:eastAsia="zh-CN"/>
        </w:rPr>
      </w:pPr>
      <w:r>
        <w:rPr>
          <w:rFonts w:hint="eastAsia"/>
          <w:sz w:val="24"/>
          <w:highlight w:val="none"/>
          <w:lang w:val="en-US" w:eastAsia="zh-CN"/>
        </w:rPr>
        <w:t>每个起点会迭代十轮，每一轮都会从都会从不同温度区间的起点开始迭代，以输入实验光谱中所含的基体元素中置信度前三（本申请实施例中，N取3），计算前三置信度元素的得分</w:t>
      </w:r>
    </w:p>
    <w:p w14:paraId="428E0C96">
      <w:pPr>
        <w:spacing w:line="460" w:lineRule="atLeast"/>
        <w:ind w:firstLine="480" w:firstLineChars="200"/>
        <w:rPr>
          <w:rFonts w:hint="eastAsia"/>
          <w:sz w:val="24"/>
          <w:highlight w:val="none"/>
          <w:lang w:val="en-US" w:eastAsia="zh-CN"/>
        </w:rPr>
      </w:pPr>
      <m:oMathPara>
        <m:oMath>
          <m:eqArr>
            <m:eqArrPr>
              <m:maxDist m:val="1"/>
              <m:ctrlPr>
                <w:rPr>
                  <w:rFonts w:hint="eastAsia" w:ascii="Cambria Math" w:hAnsi="Cambria Math"/>
                  <w:sz w:val="24"/>
                  <w:highlight w:val="none"/>
                  <w:lang w:val="en-US" w:eastAsia="zh-CN"/>
                </w:rPr>
              </m:ctrlPr>
            </m:eqArrPr>
            <m:e>
              <m:r>
                <m:rPr>
                  <m:sty m:val="p"/>
                </m:rPr>
                <w:rPr>
                  <w:rFonts w:hint="eastAsia" w:ascii="Times New Roman" w:hAnsi="Times New Roman"/>
                  <w:sz w:val="24"/>
                  <w:highlight w:val="none"/>
                  <w:lang w:val="en-US" w:eastAsia="zh-CN"/>
                </w:rPr>
                <m:t>score(n)=confidence(n)−0.35∗(</m:t>
              </m:r>
              <m:sSup>
                <m:sSupPr>
                  <m:ctrlPr>
                    <w:rPr>
                      <w:rFonts w:hint="eastAsia" w:ascii="Cambria Math" w:hAnsi="Cambria Math"/>
                      <w:sz w:val="24"/>
                      <w:highlight w:val="none"/>
                      <w:lang w:val="en-US" w:eastAsia="zh-CN"/>
                    </w:rPr>
                  </m:ctrlPr>
                </m:sSupPr>
                <m:e>
                  <m:r>
                    <m:rPr>
                      <m:sty m:val="p"/>
                    </m:rPr>
                    <w:rPr>
                      <w:rFonts w:hint="eastAsia" w:ascii="Times New Roman" w:hAnsi="Times New Roman"/>
                      <w:sz w:val="24"/>
                      <w:highlight w:val="none"/>
                      <w:lang w:val="en-US" w:eastAsia="zh-CN"/>
                    </w:rPr>
                    <m:t>R</m:t>
                  </m:r>
                  <m:ctrlPr>
                    <w:rPr>
                      <w:rFonts w:hint="eastAsia" w:ascii="Cambria Math" w:hAnsi="Cambria Math"/>
                      <w:sz w:val="24"/>
                      <w:highlight w:val="none"/>
                      <w:lang w:val="en-US" w:eastAsia="zh-CN"/>
                    </w:rPr>
                  </m:ctrlPr>
                </m:e>
                <m:sup>
                  <m:r>
                    <m:rPr>
                      <m:sty m:val="p"/>
                    </m:rPr>
                    <w:rPr>
                      <w:rFonts w:hint="eastAsia" w:ascii="Times New Roman" w:hAnsi="Times New Roman"/>
                      <w:sz w:val="24"/>
                      <w:highlight w:val="none"/>
                      <w:lang w:val="en-US" w:eastAsia="zh-CN"/>
                    </w:rPr>
                    <m:t>2</m:t>
                  </m:r>
                  <m:ctrlPr>
                    <w:rPr>
                      <w:rFonts w:hint="eastAsia" w:ascii="Cambria Math" w:hAnsi="Cambria Math"/>
                      <w:sz w:val="24"/>
                      <w:highlight w:val="none"/>
                      <w:lang w:val="en-US" w:eastAsia="zh-CN"/>
                    </w:rPr>
                  </m:ctrlPr>
                </m:sup>
              </m:sSup>
              <m:r>
                <m:rPr>
                  <m:sty m:val="p"/>
                </m:rPr>
                <w:rPr>
                  <w:rFonts w:hint="eastAsia" w:ascii="Times New Roman" w:hAnsi="Times New Roman"/>
                  <w:sz w:val="24"/>
                  <w:highlight w:val="none"/>
                  <w:lang w:val="en-US" w:eastAsia="zh-CN"/>
                </w:rPr>
                <m:t>(n)−1)#(8)</m:t>
              </m:r>
              <m:ctrlPr>
                <w:rPr>
                  <w:rFonts w:hint="eastAsia" w:ascii="Cambria Math" w:hAnsi="Cambria Math"/>
                  <w:sz w:val="24"/>
                  <w:highlight w:val="none"/>
                  <w:lang w:val="en-US" w:eastAsia="zh-CN"/>
                </w:rPr>
              </m:ctrlPr>
            </m:e>
          </m:eqArr>
        </m:oMath>
      </m:oMathPara>
    </w:p>
    <w:p w14:paraId="39C224BA">
      <w:pPr>
        <w:spacing w:line="460" w:lineRule="atLeast"/>
        <w:ind w:firstLine="480" w:firstLineChars="200"/>
        <w:rPr>
          <w:rFonts w:hint="eastAsia"/>
          <w:sz w:val="24"/>
          <w:highlight w:val="none"/>
          <w:lang w:val="en-US" w:eastAsia="zh-CN"/>
        </w:rPr>
      </w:pPr>
    </w:p>
    <w:p w14:paraId="603E7219">
      <w:pPr>
        <w:spacing w:line="460" w:lineRule="atLeast"/>
        <w:ind w:firstLine="480" w:firstLineChars="200"/>
        <w:rPr>
          <w:rFonts w:hint="eastAsia"/>
          <w:sz w:val="24"/>
          <w:highlight w:val="none"/>
          <w:lang w:val="en-US" w:eastAsia="zh-CN"/>
        </w:rPr>
      </w:pPr>
      <w:r>
        <w:rPr>
          <w:rFonts w:hint="eastAsia"/>
          <w:sz w:val="24"/>
          <w:highlight w:val="none"/>
          <w:lang w:val="en-US" w:eastAsia="zh-CN"/>
        </w:rPr>
        <w:t>其中，n是前三置信度元素的序号、</w:t>
      </w:r>
      <m:oMath>
        <m:sSup>
          <m:sSupPr>
            <m:ctrlPr>
              <w:rPr>
                <w:rFonts w:hint="eastAsia" w:ascii="Cambria Math" w:hAnsi="Cambria Math"/>
                <w:sz w:val="24"/>
                <w:highlight w:val="none"/>
                <w:lang w:val="en-US" w:eastAsia="zh-CN"/>
              </w:rPr>
            </m:ctrlPr>
          </m:sSupPr>
          <m:e>
            <m:r>
              <m:rPr>
                <m:sty m:val="p"/>
              </m:rPr>
              <w:rPr>
                <w:rFonts w:hint="eastAsia" w:ascii="Times New Roman" w:hAnsi="Times New Roman"/>
                <w:sz w:val="24"/>
                <w:highlight w:val="none"/>
                <w:lang w:val="en-US" w:eastAsia="zh-CN"/>
              </w:rPr>
              <m:t>R</m:t>
            </m:r>
            <m:ctrlPr>
              <w:rPr>
                <w:rFonts w:hint="eastAsia" w:ascii="Cambria Math" w:hAnsi="Cambria Math"/>
                <w:sz w:val="24"/>
                <w:highlight w:val="none"/>
                <w:lang w:val="en-US" w:eastAsia="zh-CN"/>
              </w:rPr>
            </m:ctrlPr>
          </m:e>
          <m:sup>
            <m:r>
              <m:rPr>
                <m:sty m:val="p"/>
              </m:rPr>
              <w:rPr>
                <w:rFonts w:hint="eastAsia" w:ascii="Times New Roman" w:hAnsi="Times New Roman"/>
                <w:sz w:val="24"/>
                <w:highlight w:val="none"/>
                <w:lang w:val="en-US" w:eastAsia="zh-CN"/>
              </w:rPr>
              <m:t>2</m:t>
            </m:r>
            <m:ctrlPr>
              <w:rPr>
                <w:rFonts w:hint="eastAsia" w:ascii="Cambria Math" w:hAnsi="Cambria Math"/>
                <w:sz w:val="24"/>
                <w:highlight w:val="none"/>
                <w:lang w:val="en-US" w:eastAsia="zh-CN"/>
              </w:rPr>
            </m:ctrlPr>
          </m:sup>
        </m:sSup>
        <m:r>
          <m:rPr>
            <m:sty m:val="p"/>
          </m:rPr>
          <w:rPr>
            <w:rFonts w:hint="eastAsia" w:ascii="Times New Roman" w:hAnsi="Times New Roman"/>
            <w:sz w:val="24"/>
            <w:highlight w:val="none"/>
            <w:lang w:val="en-US" w:eastAsia="zh-CN"/>
          </w:rPr>
          <m:t>(n)</m:t>
        </m:r>
      </m:oMath>
      <w:r>
        <w:rPr>
          <w:rFonts w:hint="eastAsia"/>
          <w:sz w:val="24"/>
          <w:highlight w:val="none"/>
          <w:lang w:val="en-US" w:eastAsia="zh-CN"/>
        </w:rPr>
        <w:t>是对应元素Boltzmann平面拟合的决定系数</w:t>
      </w:r>
    </w:p>
    <w:p w14:paraId="3AFC216A">
      <w:pPr>
        <w:spacing w:line="460" w:lineRule="atLeast"/>
        <w:ind w:firstLine="480" w:firstLineChars="200"/>
        <w:rPr>
          <w:rFonts w:hint="eastAsia"/>
          <w:sz w:val="24"/>
          <w:highlight w:val="none"/>
          <w:lang w:val="en-US" w:eastAsia="zh-CN"/>
        </w:rPr>
      </w:pPr>
      <w:r>
        <w:rPr>
          <w:rFonts w:hint="eastAsia"/>
          <w:sz w:val="24"/>
          <w:highlight w:val="none"/>
          <w:lang w:val="en-US" w:eastAsia="zh-CN"/>
        </w:rPr>
        <w:t>随后对评分做softmax处理，得到前三置信度的温度更新归一化权重，具体是：</w:t>
      </w:r>
    </w:p>
    <w:p w14:paraId="3765FB9D">
      <w:pPr>
        <w:spacing w:line="460" w:lineRule="atLeast"/>
        <w:ind w:firstLine="480" w:firstLineChars="200"/>
        <w:rPr>
          <w:rFonts w:hint="eastAsia"/>
          <w:sz w:val="24"/>
          <w:highlight w:val="none"/>
          <w:lang w:val="en-US" w:eastAsia="zh-CN"/>
        </w:rPr>
      </w:pPr>
      <m:oMathPara>
        <m:oMath>
          <m:eqArr>
            <m:eqArrPr>
              <m:maxDist m:val="1"/>
              <m:ctrlPr>
                <w:rPr>
                  <w:rFonts w:hint="eastAsia" w:ascii="Cambria Math" w:hAnsi="Cambria Math"/>
                  <w:sz w:val="24"/>
                  <w:highlight w:val="none"/>
                  <w:lang w:val="en-US" w:eastAsia="zh-CN"/>
                </w:rPr>
              </m:ctrlPr>
            </m:eqArrPr>
            <m:e>
              <m:r>
                <m:rPr>
                  <m:sty m:val="p"/>
                </m:rPr>
                <w:rPr>
                  <w:rFonts w:hint="eastAsia" w:ascii="Times New Roman" w:hAnsi="Times New Roman"/>
                  <w:sz w:val="24"/>
                  <w:highlight w:val="none"/>
                  <w:lang w:val="en-US" w:eastAsia="zh-CN"/>
                </w:rPr>
                <m:t>shifted(n)=score(n)−</m:t>
              </m:r>
              <m:sSub>
                <m:sSubPr>
                  <m:ctrlPr>
                    <w:rPr>
                      <w:rFonts w:hint="eastAsia" w:ascii="Cambria Math" w:hAnsi="Cambria Math"/>
                      <w:sz w:val="24"/>
                      <w:highlight w:val="none"/>
                      <w:lang w:val="en-US" w:eastAsia="zh-CN"/>
                    </w:rPr>
                  </m:ctrlPr>
                </m:sSubPr>
                <m:e>
                  <m:r>
                    <m:rPr>
                      <m:sty m:val="p"/>
                    </m:rPr>
                    <w:rPr>
                      <w:rFonts w:hint="eastAsia" w:ascii="Times New Roman" w:hAnsi="Times New Roman"/>
                      <w:sz w:val="24"/>
                      <w:highlight w:val="none"/>
                      <w:lang w:val="en-US" w:eastAsia="zh-CN"/>
                    </w:rPr>
                    <m:t>score</m:t>
                  </m:r>
                  <m:ctrlPr>
                    <w:rPr>
                      <w:rFonts w:hint="eastAsia" w:ascii="Cambria Math" w:hAnsi="Cambria Math"/>
                      <w:sz w:val="24"/>
                      <w:highlight w:val="none"/>
                      <w:lang w:val="en-US" w:eastAsia="zh-CN"/>
                    </w:rPr>
                  </m:ctrlPr>
                </m:e>
                <m:sub>
                  <m:r>
                    <m:rPr>
                      <m:sty m:val="p"/>
                    </m:rPr>
                    <w:rPr>
                      <w:rFonts w:hint="eastAsia" w:ascii="Times New Roman" w:hAnsi="Times New Roman"/>
                      <w:sz w:val="24"/>
                      <w:highlight w:val="none"/>
                      <w:lang w:val="en-US" w:eastAsia="zh-CN"/>
                    </w:rPr>
                    <m:t>max</m:t>
                  </m:r>
                  <m:ctrlPr>
                    <w:rPr>
                      <w:rFonts w:hint="eastAsia" w:ascii="Cambria Math" w:hAnsi="Cambria Math"/>
                      <w:sz w:val="24"/>
                      <w:highlight w:val="none"/>
                      <w:lang w:val="en-US" w:eastAsia="zh-CN"/>
                    </w:rPr>
                  </m:ctrlPr>
                </m:sub>
              </m:sSub>
              <m:r>
                <m:rPr>
                  <m:sty m:val="p"/>
                </m:rPr>
                <w:rPr>
                  <w:rFonts w:hint="eastAsia" w:ascii="Times New Roman" w:hAnsi="Times New Roman"/>
                  <w:sz w:val="24"/>
                  <w:highlight w:val="none"/>
                  <w:lang w:val="en-US" w:eastAsia="zh-CN"/>
                </w:rPr>
                <m:t>#(9)</m:t>
              </m:r>
              <m:ctrlPr>
                <w:rPr>
                  <w:rFonts w:hint="eastAsia" w:ascii="Cambria Math" w:hAnsi="Cambria Math"/>
                  <w:sz w:val="24"/>
                  <w:highlight w:val="none"/>
                  <w:lang w:val="en-US" w:eastAsia="zh-CN"/>
                </w:rPr>
              </m:ctrlPr>
            </m:e>
          </m:eqArr>
        </m:oMath>
      </m:oMathPara>
    </w:p>
    <w:p w14:paraId="3EDF447F">
      <w:pPr>
        <w:spacing w:line="460" w:lineRule="atLeast"/>
        <w:ind w:firstLine="480" w:firstLineChars="200"/>
        <w:rPr>
          <w:rFonts w:hint="eastAsia"/>
          <w:sz w:val="24"/>
          <w:highlight w:val="none"/>
          <w:lang w:val="en-US" w:eastAsia="zh-CN"/>
        </w:rPr>
      </w:pPr>
    </w:p>
    <w:p w14:paraId="0BE4919C">
      <w:pPr>
        <w:spacing w:line="460" w:lineRule="atLeast"/>
        <w:ind w:firstLine="480" w:firstLineChars="200"/>
        <w:rPr>
          <w:rFonts w:hint="eastAsia"/>
          <w:sz w:val="24"/>
          <w:highlight w:val="none"/>
          <w:lang w:val="en-US" w:eastAsia="zh-CN"/>
        </w:rPr>
      </w:pPr>
      <m:oMathPara>
        <m:oMath>
          <m:eqArr>
            <m:eqArrPr>
              <m:maxDist m:val="1"/>
              <m:ctrlPr>
                <w:rPr>
                  <w:rFonts w:hint="eastAsia" w:ascii="Cambria Math" w:hAnsi="Cambria Math"/>
                  <w:sz w:val="24"/>
                  <w:highlight w:val="none"/>
                  <w:lang w:val="en-US" w:eastAsia="zh-CN"/>
                </w:rPr>
              </m:ctrlPr>
            </m:eqArrPr>
            <m:e>
              <m:r>
                <m:rPr>
                  <m:sty m:val="p"/>
                </m:rPr>
                <w:rPr>
                  <w:rFonts w:hint="eastAsia" w:ascii="Times New Roman" w:hAnsi="Times New Roman"/>
                  <w:sz w:val="24"/>
                  <w:highlight w:val="none"/>
                  <w:lang w:val="en-US" w:eastAsia="zh-CN"/>
                </w:rPr>
                <m:t>weight(n)=</m:t>
              </m:r>
              <m:sSup>
                <m:sSupPr>
                  <m:ctrlPr>
                    <w:rPr>
                      <w:rFonts w:hint="eastAsia" w:ascii="Cambria Math" w:hAnsi="Cambria Math"/>
                      <w:sz w:val="24"/>
                      <w:highlight w:val="none"/>
                      <w:lang w:val="en-US" w:eastAsia="zh-CN"/>
                    </w:rPr>
                  </m:ctrlPr>
                </m:sSupPr>
                <m:e>
                  <m:r>
                    <m:rPr>
                      <m:sty m:val="p"/>
                    </m:rPr>
                    <w:rPr>
                      <w:rFonts w:hint="eastAsia" w:ascii="Times New Roman" w:hAnsi="Times New Roman"/>
                      <w:sz w:val="24"/>
                      <w:highlight w:val="none"/>
                      <w:lang w:val="en-US" w:eastAsia="zh-CN"/>
                    </w:rPr>
                    <m:t>e</m:t>
                  </m:r>
                  <m:ctrlPr>
                    <w:rPr>
                      <w:rFonts w:hint="eastAsia" w:ascii="Cambria Math" w:hAnsi="Cambria Math"/>
                      <w:sz w:val="24"/>
                      <w:highlight w:val="none"/>
                      <w:lang w:val="en-US" w:eastAsia="zh-CN"/>
                    </w:rPr>
                  </m:ctrlPr>
                </m:e>
                <m:sup>
                  <m:r>
                    <m:rPr>
                      <m:sty m:val="p"/>
                    </m:rPr>
                    <w:rPr>
                      <w:rFonts w:hint="eastAsia" w:ascii="Times New Roman" w:hAnsi="Times New Roman"/>
                      <w:sz w:val="24"/>
                      <w:highlight w:val="none"/>
                      <w:lang w:val="en-US" w:eastAsia="zh-CN"/>
                    </w:rPr>
                    <m:t>shifted(n)</m:t>
                  </m:r>
                  <m:ctrlPr>
                    <w:rPr>
                      <w:rFonts w:hint="eastAsia" w:ascii="Cambria Math" w:hAnsi="Cambria Math"/>
                      <w:sz w:val="24"/>
                      <w:highlight w:val="none"/>
                      <w:lang w:val="en-US" w:eastAsia="zh-CN"/>
                    </w:rPr>
                  </m:ctrlPr>
                </m:sup>
              </m:sSup>
              <m:r>
                <m:rPr>
                  <m:sty m:val="p"/>
                </m:rPr>
                <w:rPr>
                  <w:rFonts w:hint="eastAsia" w:ascii="Times New Roman" w:hAnsi="Times New Roman"/>
                  <w:sz w:val="24"/>
                  <w:highlight w:val="none"/>
                  <w:lang w:val="en-US" w:eastAsia="zh-CN"/>
                </w:rPr>
                <m:t>#(10)</m:t>
              </m:r>
              <m:ctrlPr>
                <w:rPr>
                  <w:rFonts w:hint="eastAsia" w:ascii="Cambria Math" w:hAnsi="Cambria Math"/>
                  <w:sz w:val="24"/>
                  <w:highlight w:val="none"/>
                  <w:lang w:val="en-US" w:eastAsia="zh-CN"/>
                </w:rPr>
              </m:ctrlPr>
            </m:e>
          </m:eqArr>
        </m:oMath>
      </m:oMathPara>
    </w:p>
    <w:p w14:paraId="7B7F085F">
      <w:pPr>
        <w:spacing w:line="460" w:lineRule="atLeast"/>
        <w:ind w:firstLine="480" w:firstLineChars="200"/>
        <w:rPr>
          <w:rFonts w:hint="eastAsia"/>
          <w:sz w:val="24"/>
          <w:highlight w:val="none"/>
          <w:lang w:val="en-US" w:eastAsia="zh-CN"/>
        </w:rPr>
      </w:pPr>
    </w:p>
    <w:p w14:paraId="1BB1D0A8">
      <w:pPr>
        <w:spacing w:line="460" w:lineRule="atLeast"/>
        <w:ind w:firstLine="480" w:firstLineChars="200"/>
        <w:rPr>
          <w:rFonts w:hint="eastAsia"/>
          <w:sz w:val="24"/>
          <w:highlight w:val="none"/>
          <w:lang w:val="en-US" w:eastAsia="zh-CN"/>
        </w:rPr>
      </w:pPr>
      <m:oMathPara>
        <m:oMath>
          <m:eqArr>
            <m:eqArrPr>
              <m:maxDist m:val="1"/>
              <m:ctrlPr>
                <w:rPr>
                  <w:rFonts w:hint="eastAsia" w:ascii="Cambria Math" w:hAnsi="Cambria Math"/>
                  <w:sz w:val="24"/>
                  <w:highlight w:val="none"/>
                  <w:lang w:val="en-US" w:eastAsia="zh-CN"/>
                </w:rPr>
              </m:ctrlPr>
            </m:eqArrPr>
            <m:e>
              <m:r>
                <m:rPr>
                  <m:sty m:val="p"/>
                </m:rPr>
                <w:rPr>
                  <w:rFonts w:hint="eastAsia" w:ascii="Times New Roman" w:hAnsi="Times New Roman"/>
                  <w:sz w:val="24"/>
                  <w:highlight w:val="none"/>
                  <w:lang w:val="en-US" w:eastAsia="zh-CN"/>
                </w:rPr>
                <m:t>Nomalized_weight(n)=</m:t>
              </m:r>
              <m:f>
                <m:fPr>
                  <m:ctrlPr>
                    <w:rPr>
                      <w:rFonts w:hint="eastAsia" w:ascii="Cambria Math" w:hAnsi="Cambria Math"/>
                      <w:sz w:val="24"/>
                      <w:highlight w:val="none"/>
                      <w:lang w:val="en-US" w:eastAsia="zh-CN"/>
                    </w:rPr>
                  </m:ctrlPr>
                </m:fPr>
                <m:num>
                  <m:r>
                    <m:rPr>
                      <m:sty m:val="p"/>
                    </m:rPr>
                    <w:rPr>
                      <w:rFonts w:hint="eastAsia" w:ascii="Times New Roman" w:hAnsi="Times New Roman"/>
                      <w:sz w:val="24"/>
                      <w:highlight w:val="none"/>
                      <w:lang w:val="en-US" w:eastAsia="zh-CN"/>
                    </w:rPr>
                    <m:t>weight(n)</m:t>
                  </m:r>
                  <m:ctrlPr>
                    <w:rPr>
                      <w:rFonts w:hint="eastAsia" w:ascii="Cambria Math" w:hAnsi="Cambria Math"/>
                      <w:sz w:val="24"/>
                      <w:highlight w:val="none"/>
                      <w:lang w:val="en-US" w:eastAsia="zh-CN"/>
                    </w:rPr>
                  </m:ctrlPr>
                </m:num>
                <m:den>
                  <m:nary>
                    <m:naryPr>
                      <m:chr m:val="∑"/>
                      <m:limLoc m:val="undOvr"/>
                      <m:supHide m:val="1"/>
                      <m:ctrlPr>
                        <w:rPr>
                          <w:rFonts w:hint="eastAsia" w:ascii="Cambria Math" w:hAnsi="Cambria Math"/>
                          <w:sz w:val="24"/>
                          <w:highlight w:val="none"/>
                          <w:lang w:val="en-US" w:eastAsia="zh-CN"/>
                        </w:rPr>
                      </m:ctrlPr>
                    </m:naryPr>
                    <m:sub>
                      <m:r>
                        <m:rPr>
                          <m:sty m:val="p"/>
                        </m:rPr>
                        <w:rPr>
                          <w:rFonts w:hint="eastAsia" w:ascii="Times New Roman" w:hAnsi="Times New Roman"/>
                          <w:sz w:val="24"/>
                          <w:highlight w:val="none"/>
                          <w:lang w:val="en-US" w:eastAsia="zh-CN"/>
                        </w:rPr>
                        <m:t>n</m:t>
                      </m:r>
                      <m:ctrlPr>
                        <w:rPr>
                          <w:rFonts w:hint="eastAsia" w:ascii="Cambria Math" w:hAnsi="Cambria Math"/>
                          <w:sz w:val="24"/>
                          <w:highlight w:val="none"/>
                          <w:lang w:val="en-US" w:eastAsia="zh-CN"/>
                        </w:rPr>
                      </m:ctrlPr>
                    </m:sub>
                    <m:sup>
                      <m:ctrlPr>
                        <w:rPr>
                          <w:rFonts w:hint="eastAsia" w:ascii="Cambria Math" w:hAnsi="Cambria Math"/>
                          <w:sz w:val="24"/>
                          <w:highlight w:val="none"/>
                          <w:lang w:val="en-US" w:eastAsia="zh-CN"/>
                        </w:rPr>
                      </m:ctrlPr>
                    </m:sup>
                    <m:e>
                      <m:r>
                        <m:rPr>
                          <m:sty m:val="p"/>
                        </m:rPr>
                        <w:rPr>
                          <w:rFonts w:hint="eastAsia" w:ascii="Times New Roman" w:hAnsi="Times New Roman"/>
                          <w:sz w:val="24"/>
                          <w:highlight w:val="none"/>
                          <w:lang w:val="en-US" w:eastAsia="zh-CN"/>
                        </w:rPr>
                        <m:t>weight</m:t>
                      </m:r>
                      <m:ctrlPr>
                        <w:rPr>
                          <w:rFonts w:hint="eastAsia" w:ascii="Cambria Math" w:hAnsi="Cambria Math"/>
                          <w:sz w:val="24"/>
                          <w:highlight w:val="none"/>
                          <w:lang w:val="en-US" w:eastAsia="zh-CN"/>
                        </w:rPr>
                      </m:ctrlPr>
                    </m:e>
                  </m:nary>
                  <m:ctrlPr>
                    <w:rPr>
                      <w:rFonts w:hint="eastAsia" w:ascii="Cambria Math" w:hAnsi="Cambria Math"/>
                      <w:sz w:val="24"/>
                      <w:highlight w:val="none"/>
                      <w:lang w:val="en-US" w:eastAsia="zh-CN"/>
                    </w:rPr>
                  </m:ctrlPr>
                </m:den>
              </m:f>
              <m:r>
                <m:rPr>
                  <m:sty m:val="p"/>
                </m:rPr>
                <w:rPr>
                  <w:rFonts w:hint="eastAsia" w:ascii="Times New Roman" w:hAnsi="Times New Roman"/>
                  <w:sz w:val="24"/>
                  <w:highlight w:val="none"/>
                  <w:lang w:val="en-US" w:eastAsia="zh-CN"/>
                </w:rPr>
                <m:t>#(11)</m:t>
              </m:r>
              <m:ctrlPr>
                <w:rPr>
                  <w:rFonts w:hint="eastAsia" w:ascii="Cambria Math" w:hAnsi="Cambria Math"/>
                  <w:sz w:val="24"/>
                  <w:highlight w:val="none"/>
                  <w:lang w:val="en-US" w:eastAsia="zh-CN"/>
                </w:rPr>
              </m:ctrlPr>
            </m:e>
          </m:eqArr>
        </m:oMath>
      </m:oMathPara>
    </w:p>
    <w:p w14:paraId="15082EA9">
      <w:pPr>
        <w:spacing w:line="460" w:lineRule="atLeast"/>
        <w:ind w:firstLine="480" w:firstLineChars="200"/>
        <w:rPr>
          <w:rFonts w:hint="eastAsia"/>
          <w:sz w:val="24"/>
          <w:highlight w:val="none"/>
          <w:lang w:val="en-US" w:eastAsia="zh-CN"/>
        </w:rPr>
      </w:pPr>
      <w:r>
        <w:rPr>
          <w:rFonts w:hint="eastAsia"/>
          <w:sz w:val="24"/>
          <w:highlight w:val="none"/>
          <w:lang w:val="en-US" w:eastAsia="zh-CN"/>
        </w:rPr>
        <w:t>其中，</w:t>
      </w:r>
      <m:oMath>
        <m:r>
          <m:rPr>
            <m:sty m:val="p"/>
          </m:rPr>
          <w:rPr>
            <w:rFonts w:hint="eastAsia" w:ascii="Times New Roman" w:hAnsi="Times New Roman"/>
            <w:sz w:val="24"/>
            <w:highlight w:val="none"/>
            <w:lang w:val="en-US" w:eastAsia="zh-CN"/>
          </w:rPr>
          <m:t>shifted(n)</m:t>
        </m:r>
      </m:oMath>
      <w:r>
        <w:rPr>
          <w:rFonts w:hint="eastAsia"/>
          <w:sz w:val="24"/>
          <w:highlight w:val="none"/>
          <w:lang w:val="en-US" w:eastAsia="zh-CN"/>
        </w:rPr>
        <w:t>是得分偏差、</w:t>
      </w:r>
      <m:oMath>
        <m:r>
          <m:rPr>
            <m:sty m:val="p"/>
          </m:rPr>
          <w:rPr>
            <w:rFonts w:hint="eastAsia" w:ascii="Times New Roman" w:hAnsi="Times New Roman"/>
            <w:sz w:val="24"/>
            <w:highlight w:val="none"/>
            <w:lang w:val="en-US" w:eastAsia="zh-CN"/>
          </w:rPr>
          <m:t>Nomalized_weight(n)</m:t>
        </m:r>
      </m:oMath>
      <w:r>
        <w:rPr>
          <w:rFonts w:hint="eastAsia"/>
          <w:sz w:val="24"/>
          <w:highlight w:val="none"/>
          <w:lang w:val="en-US" w:eastAsia="zh-CN"/>
        </w:rPr>
        <w:t>是最终的归一化权重。随后利用获得的归一化权重计算目标温度</w:t>
      </w:r>
      <m:oMath>
        <m:sSub>
          <m:sSubPr>
            <m:ctrlPr>
              <w:rPr>
                <w:rFonts w:hint="eastAsia" w:ascii="Cambria Math" w:hAnsi="Cambria Math"/>
                <w:sz w:val="24"/>
                <w:highlight w:val="none"/>
                <w:lang w:val="en-US" w:eastAsia="zh-CN"/>
              </w:rPr>
            </m:ctrlPr>
          </m:sSubPr>
          <m:e>
            <m:r>
              <m:rPr>
                <m:sty m:val="p"/>
              </m:rPr>
              <w:rPr>
                <w:rFonts w:hint="eastAsia" w:ascii="Times New Roman" w:hAnsi="Times New Roman"/>
                <w:sz w:val="24"/>
                <w:highlight w:val="none"/>
                <w:lang w:val="en-US" w:eastAsia="zh-CN"/>
              </w:rPr>
              <m:t>T</m:t>
            </m:r>
            <m:ctrlPr>
              <w:rPr>
                <w:rFonts w:hint="eastAsia" w:ascii="Cambria Math" w:hAnsi="Cambria Math"/>
                <w:sz w:val="24"/>
                <w:highlight w:val="none"/>
                <w:lang w:val="en-US" w:eastAsia="zh-CN"/>
              </w:rPr>
            </m:ctrlPr>
          </m:e>
          <m:sub>
            <m:r>
              <m:rPr>
                <m:sty m:val="p"/>
              </m:rPr>
              <w:rPr>
                <w:rFonts w:hint="eastAsia" w:ascii="Times New Roman" w:hAnsi="Times New Roman"/>
                <w:sz w:val="24"/>
                <w:highlight w:val="none"/>
                <w:lang w:val="en-US" w:eastAsia="zh-CN"/>
              </w:rPr>
              <m:t>target</m:t>
            </m:r>
            <m:ctrlPr>
              <w:rPr>
                <w:rFonts w:hint="eastAsia" w:ascii="Cambria Math" w:hAnsi="Cambria Math"/>
                <w:sz w:val="24"/>
                <w:highlight w:val="none"/>
                <w:lang w:val="en-US" w:eastAsia="zh-CN"/>
              </w:rPr>
            </m:ctrlPr>
          </m:sub>
        </m:sSub>
      </m:oMath>
    </w:p>
    <w:p w14:paraId="4BF0E4B3">
      <w:pPr>
        <w:spacing w:line="460" w:lineRule="atLeast"/>
        <w:ind w:firstLine="480" w:firstLineChars="200"/>
        <w:rPr>
          <w:rFonts w:hint="eastAsia"/>
          <w:sz w:val="24"/>
          <w:highlight w:val="none"/>
          <w:lang w:val="en-US" w:eastAsia="zh-CN"/>
        </w:rPr>
      </w:pPr>
      <m:oMathPara>
        <m:oMath>
          <m:sSub>
            <m:sSubPr>
              <m:ctrlPr>
                <w:rPr>
                  <w:rFonts w:hint="eastAsia" w:ascii="Cambria Math" w:hAnsi="Cambria Math"/>
                  <w:sz w:val="24"/>
                  <w:highlight w:val="none"/>
                  <w:lang w:val="en-US" w:eastAsia="zh-CN"/>
                </w:rPr>
              </m:ctrlPr>
            </m:sSubPr>
            <m:e>
              <m:r>
                <m:rPr>
                  <m:sty m:val="p"/>
                </m:rPr>
                <w:rPr>
                  <w:rFonts w:hint="eastAsia" w:ascii="Times New Roman" w:hAnsi="Times New Roman"/>
                  <w:sz w:val="24"/>
                  <w:highlight w:val="none"/>
                  <w:lang w:val="en-US" w:eastAsia="zh-CN"/>
                </w:rPr>
                <m:t>T</m:t>
              </m:r>
              <m:ctrlPr>
                <w:rPr>
                  <w:rFonts w:hint="eastAsia" w:ascii="Cambria Math" w:hAnsi="Cambria Math"/>
                  <w:sz w:val="24"/>
                  <w:highlight w:val="none"/>
                  <w:lang w:val="en-US" w:eastAsia="zh-CN"/>
                </w:rPr>
              </m:ctrlPr>
            </m:e>
            <m:sub>
              <m:r>
                <m:rPr>
                  <m:sty m:val="p"/>
                </m:rPr>
                <w:rPr>
                  <w:rFonts w:hint="eastAsia" w:ascii="Times New Roman" w:hAnsi="Times New Roman"/>
                  <w:sz w:val="24"/>
                  <w:highlight w:val="none"/>
                  <w:lang w:val="en-US" w:eastAsia="zh-CN"/>
                </w:rPr>
                <m:t>target</m:t>
              </m:r>
              <m:ctrlPr>
                <w:rPr>
                  <w:rFonts w:hint="eastAsia" w:ascii="Cambria Math" w:hAnsi="Cambria Math"/>
                  <w:sz w:val="24"/>
                  <w:highlight w:val="none"/>
                  <w:lang w:val="en-US" w:eastAsia="zh-CN"/>
                </w:rPr>
              </m:ctrlPr>
            </m:sub>
          </m:sSub>
          <m:r>
            <m:rPr>
              <m:sty m:val="p"/>
            </m:rPr>
            <w:rPr>
              <w:rFonts w:hint="eastAsia" w:ascii="Times New Roman" w:hAnsi="Times New Roman"/>
              <w:sz w:val="24"/>
              <w:highlight w:val="none"/>
              <w:lang w:val="en-US" w:eastAsia="zh-CN"/>
            </w:rPr>
            <m:t>=</m:t>
          </m:r>
          <m:nary>
            <m:naryPr>
              <m:chr m:val="∑"/>
              <m:limLoc m:val="undOvr"/>
              <m:supHide m:val="1"/>
              <m:ctrlPr>
                <w:rPr>
                  <w:rFonts w:hint="eastAsia" w:ascii="Cambria Math" w:hAnsi="Cambria Math"/>
                  <w:sz w:val="24"/>
                  <w:highlight w:val="none"/>
                  <w:lang w:val="en-US" w:eastAsia="zh-CN"/>
                </w:rPr>
              </m:ctrlPr>
            </m:naryPr>
            <m:sub>
              <m:r>
                <m:rPr>
                  <m:sty m:val="p"/>
                </m:rPr>
                <w:rPr>
                  <w:rFonts w:hint="eastAsia" w:ascii="Times New Roman" w:hAnsi="Times New Roman"/>
                  <w:sz w:val="24"/>
                  <w:highlight w:val="none"/>
                  <w:lang w:val="en-US" w:eastAsia="zh-CN"/>
                </w:rPr>
                <m:t>n</m:t>
              </m:r>
              <m:ctrlPr>
                <w:rPr>
                  <w:rFonts w:hint="eastAsia" w:ascii="Cambria Math" w:hAnsi="Cambria Math"/>
                  <w:sz w:val="24"/>
                  <w:highlight w:val="none"/>
                  <w:lang w:val="en-US" w:eastAsia="zh-CN"/>
                </w:rPr>
              </m:ctrlPr>
            </m:sub>
            <m:sup>
              <m:ctrlPr>
                <w:rPr>
                  <w:rFonts w:hint="eastAsia" w:ascii="Cambria Math" w:hAnsi="Cambria Math"/>
                  <w:sz w:val="24"/>
                  <w:highlight w:val="none"/>
                  <w:lang w:val="en-US" w:eastAsia="zh-CN"/>
                </w:rPr>
              </m:ctrlPr>
            </m:sup>
            <m:e>
              <m:r>
                <m:rPr>
                  <m:sty m:val="p"/>
                </m:rPr>
                <w:rPr>
                  <w:rFonts w:hint="eastAsia" w:ascii="Times New Roman" w:hAnsi="Times New Roman"/>
                  <w:sz w:val="24"/>
                  <w:highlight w:val="none"/>
                  <w:lang w:val="en-US" w:eastAsia="zh-CN"/>
                </w:rPr>
                <m:t>Nomalized_weight(n)∗T(n)</m:t>
              </m:r>
              <m:ctrlPr>
                <w:rPr>
                  <w:rFonts w:hint="eastAsia" w:ascii="Cambria Math" w:hAnsi="Cambria Math"/>
                  <w:sz w:val="24"/>
                  <w:highlight w:val="none"/>
                  <w:lang w:val="en-US" w:eastAsia="zh-CN"/>
                </w:rPr>
              </m:ctrlPr>
            </m:e>
          </m:nary>
        </m:oMath>
      </m:oMathPara>
    </w:p>
    <w:p w14:paraId="2A2D127C">
      <w:pPr>
        <w:spacing w:line="460" w:lineRule="atLeast"/>
        <w:ind w:firstLine="480" w:firstLineChars="200"/>
        <w:rPr>
          <w:rFonts w:hint="eastAsia"/>
          <w:sz w:val="24"/>
          <w:highlight w:val="none"/>
          <w:lang w:val="en-US" w:eastAsia="zh-CN"/>
        </w:rPr>
      </w:pPr>
      <w:r>
        <w:rPr>
          <w:rFonts w:hint="eastAsia"/>
          <w:sz w:val="24"/>
          <w:highlight w:val="none"/>
          <w:lang w:val="en-US" w:eastAsia="zh-CN"/>
        </w:rPr>
        <w:t>最后通过阻尼更新</w:t>
      </w:r>
      <m:oMath>
        <m:sSub>
          <m:sSubPr>
            <m:ctrlPr>
              <w:rPr>
                <w:rFonts w:hint="eastAsia" w:ascii="Cambria Math" w:hAnsi="Cambria Math"/>
                <w:sz w:val="24"/>
                <w:highlight w:val="none"/>
                <w:lang w:val="en-US" w:eastAsia="zh-CN"/>
              </w:rPr>
            </m:ctrlPr>
          </m:sSubPr>
          <m:e>
            <m:r>
              <m:rPr>
                <m:sty m:val="p"/>
              </m:rPr>
              <w:rPr>
                <w:rFonts w:hint="eastAsia" w:ascii="Times New Roman" w:hAnsi="Times New Roman"/>
                <w:sz w:val="24"/>
                <w:highlight w:val="none"/>
                <w:lang w:val="en-US" w:eastAsia="zh-CN"/>
              </w:rPr>
              <m:t>T</m:t>
            </m:r>
            <m:ctrlPr>
              <w:rPr>
                <w:rFonts w:hint="eastAsia" w:ascii="Cambria Math" w:hAnsi="Cambria Math"/>
                <w:sz w:val="24"/>
                <w:highlight w:val="none"/>
                <w:lang w:val="en-US" w:eastAsia="zh-CN"/>
              </w:rPr>
            </m:ctrlPr>
          </m:e>
          <m:sub>
            <m:r>
              <m:rPr>
                <m:sty m:val="p"/>
              </m:rPr>
              <w:rPr>
                <w:rFonts w:hint="eastAsia" w:ascii="Times New Roman" w:hAnsi="Times New Roman"/>
                <w:sz w:val="24"/>
                <w:highlight w:val="none"/>
                <w:lang w:val="en-US" w:eastAsia="zh-CN"/>
              </w:rPr>
              <m:t>new</m:t>
            </m:r>
            <m:ctrlPr>
              <w:rPr>
                <w:rFonts w:hint="eastAsia" w:ascii="Cambria Math" w:hAnsi="Cambria Math"/>
                <w:sz w:val="24"/>
                <w:highlight w:val="none"/>
                <w:lang w:val="en-US" w:eastAsia="zh-CN"/>
              </w:rPr>
            </m:ctrlPr>
          </m:sub>
        </m:sSub>
        <m:r>
          <m:rPr>
            <m:sty m:val="p"/>
          </m:rPr>
          <w:rPr>
            <w:rFonts w:hint="eastAsia" w:ascii="Times New Roman" w:hAnsi="Times New Roman"/>
            <w:sz w:val="24"/>
            <w:highlight w:val="none"/>
            <w:lang w:val="en-US" w:eastAsia="zh-CN"/>
          </w:rPr>
          <m:t>=(1−0.35)∗</m:t>
        </m:r>
        <m:sSub>
          <m:sSubPr>
            <m:ctrlPr>
              <w:rPr>
                <w:rFonts w:hint="eastAsia" w:ascii="Cambria Math" w:hAnsi="Cambria Math"/>
                <w:sz w:val="24"/>
                <w:highlight w:val="none"/>
                <w:lang w:val="en-US" w:eastAsia="zh-CN"/>
              </w:rPr>
            </m:ctrlPr>
          </m:sSubPr>
          <m:e>
            <m:r>
              <m:rPr>
                <m:sty m:val="p"/>
              </m:rPr>
              <w:rPr>
                <w:rFonts w:hint="eastAsia" w:ascii="Times New Roman" w:hAnsi="Times New Roman"/>
                <w:sz w:val="24"/>
                <w:highlight w:val="none"/>
                <w:lang w:val="en-US" w:eastAsia="zh-CN"/>
              </w:rPr>
              <m:t>T</m:t>
            </m:r>
            <m:ctrlPr>
              <w:rPr>
                <w:rFonts w:hint="eastAsia" w:ascii="Cambria Math" w:hAnsi="Cambria Math"/>
                <w:sz w:val="24"/>
                <w:highlight w:val="none"/>
                <w:lang w:val="en-US" w:eastAsia="zh-CN"/>
              </w:rPr>
            </m:ctrlPr>
          </m:e>
          <m:sub>
            <m:r>
              <m:rPr>
                <m:sty m:val="p"/>
              </m:rPr>
              <w:rPr>
                <w:rFonts w:hint="eastAsia" w:ascii="Times New Roman" w:hAnsi="Times New Roman"/>
                <w:sz w:val="24"/>
                <w:highlight w:val="none"/>
                <w:lang w:val="en-US" w:eastAsia="zh-CN"/>
              </w:rPr>
              <m:t>initial</m:t>
            </m:r>
            <m:ctrlPr>
              <w:rPr>
                <w:rFonts w:hint="eastAsia" w:ascii="Cambria Math" w:hAnsi="Cambria Math"/>
                <w:sz w:val="24"/>
                <w:highlight w:val="none"/>
                <w:lang w:val="en-US" w:eastAsia="zh-CN"/>
              </w:rPr>
            </m:ctrlPr>
          </m:sub>
        </m:sSub>
        <m:r>
          <m:rPr>
            <m:sty m:val="p"/>
          </m:rPr>
          <w:rPr>
            <w:rFonts w:hint="eastAsia" w:ascii="Times New Roman" w:hAnsi="Times New Roman"/>
            <w:sz w:val="24"/>
            <w:highlight w:val="none"/>
            <w:lang w:val="en-US" w:eastAsia="zh-CN"/>
          </w:rPr>
          <m:t>+0.35∗</m:t>
        </m:r>
        <m:sSub>
          <m:sSubPr>
            <m:ctrlPr>
              <w:rPr>
                <w:rFonts w:hint="eastAsia" w:ascii="Cambria Math" w:hAnsi="Cambria Math"/>
                <w:sz w:val="24"/>
                <w:highlight w:val="none"/>
                <w:lang w:val="en-US" w:eastAsia="zh-CN"/>
              </w:rPr>
            </m:ctrlPr>
          </m:sSubPr>
          <m:e>
            <m:r>
              <m:rPr>
                <m:sty m:val="p"/>
              </m:rPr>
              <w:rPr>
                <w:rFonts w:hint="eastAsia" w:ascii="Times New Roman" w:hAnsi="Times New Roman"/>
                <w:sz w:val="24"/>
                <w:highlight w:val="none"/>
                <w:lang w:val="en-US" w:eastAsia="zh-CN"/>
              </w:rPr>
              <m:t>T</m:t>
            </m:r>
            <m:ctrlPr>
              <w:rPr>
                <w:rFonts w:hint="eastAsia" w:ascii="Cambria Math" w:hAnsi="Cambria Math"/>
                <w:sz w:val="24"/>
                <w:highlight w:val="none"/>
                <w:lang w:val="en-US" w:eastAsia="zh-CN"/>
              </w:rPr>
            </m:ctrlPr>
          </m:e>
          <m:sub>
            <m:r>
              <m:rPr>
                <m:sty m:val="p"/>
              </m:rPr>
              <w:rPr>
                <w:rFonts w:hint="eastAsia" w:ascii="Times New Roman" w:hAnsi="Times New Roman"/>
                <w:sz w:val="24"/>
                <w:highlight w:val="none"/>
                <w:lang w:val="en-US" w:eastAsia="zh-CN"/>
              </w:rPr>
              <m:t>target</m:t>
            </m:r>
            <m:ctrlPr>
              <w:rPr>
                <w:rFonts w:hint="eastAsia" w:ascii="Cambria Math" w:hAnsi="Cambria Math"/>
                <w:sz w:val="24"/>
                <w:highlight w:val="none"/>
                <w:lang w:val="en-US" w:eastAsia="zh-CN"/>
              </w:rPr>
            </m:ctrlPr>
          </m:sub>
        </m:sSub>
      </m:oMath>
      <w:r>
        <w:rPr>
          <w:rFonts w:hint="eastAsia"/>
          <w:sz w:val="24"/>
          <w:highlight w:val="none"/>
          <w:lang w:val="en-US" w:eastAsia="zh-CN"/>
        </w:rPr>
        <w:t>获得新的目标温度，多轮迭代后获得本起点的最终温度。</w:t>
      </w:r>
    </w:p>
    <w:p w14:paraId="013D85C2">
      <w:pPr>
        <w:spacing w:line="460" w:lineRule="atLeast"/>
        <w:ind w:firstLine="480" w:firstLineChars="200"/>
        <w:rPr>
          <w:rFonts w:hint="eastAsia"/>
          <w:sz w:val="24"/>
          <w:highlight w:val="none"/>
          <w:lang w:val="en-US" w:eastAsia="zh-CN"/>
        </w:rPr>
      </w:pPr>
      <w:r>
        <w:rPr>
          <w:rFonts w:hint="eastAsia"/>
          <w:sz w:val="24"/>
          <w:highlight w:val="none"/>
          <w:lang w:val="en-US" w:eastAsia="zh-CN"/>
        </w:rPr>
        <w:t>最后结合全局每个起点的最终温度，通过前面所述的得分获取最终的等离子体电子温度。</w:t>
      </w:r>
    </w:p>
    <w:p w14:paraId="5A581A2B">
      <w:pPr>
        <w:spacing w:line="460" w:lineRule="atLeast"/>
        <w:ind w:firstLine="480" w:firstLineChars="200"/>
        <w:rPr>
          <w:rFonts w:hint="eastAsia"/>
          <w:sz w:val="24"/>
          <w:highlight w:val="none"/>
          <w:lang w:val="en-US" w:eastAsia="zh-CN"/>
        </w:rPr>
      </w:pPr>
      <w:r>
        <w:rPr>
          <w:rFonts w:hint="eastAsia"/>
          <w:sz w:val="24"/>
          <w:highlight w:val="none"/>
          <w:lang w:val="en-US" w:eastAsia="zh-CN"/>
        </w:rPr>
        <w:t>第九步：对未知样品进行稀土元素初步定性检测</w:t>
      </w:r>
    </w:p>
    <w:p w14:paraId="2116486E">
      <w:pPr>
        <w:spacing w:line="460" w:lineRule="atLeast"/>
        <w:ind w:firstLine="480" w:firstLineChars="200"/>
        <w:rPr>
          <w:rFonts w:hint="eastAsia"/>
          <w:sz w:val="24"/>
          <w:highlight w:val="none"/>
          <w:lang w:val="en-US" w:eastAsia="zh-CN"/>
        </w:rPr>
      </w:pPr>
      <w:r>
        <w:rPr>
          <w:rFonts w:hint="eastAsia"/>
          <w:sz w:val="24"/>
          <w:highlight w:val="none"/>
          <w:lang w:val="en-US" w:eastAsia="zh-CN"/>
        </w:rPr>
        <w:t>将迭代获得的等离子体电子温度替换掉</w:t>
      </w:r>
      <m:oMath>
        <m:sSub>
          <m:sSubPr>
            <m:ctrlPr>
              <w:rPr>
                <w:rFonts w:hint="eastAsia" w:ascii="Cambria Math" w:hAnsi="Cambria Math"/>
                <w:sz w:val="24"/>
                <w:highlight w:val="none"/>
                <w:lang w:val="en-US" w:eastAsia="zh-CN"/>
              </w:rPr>
            </m:ctrlPr>
          </m:sSubPr>
          <m:e>
            <m:r>
              <m:rPr>
                <m:sty m:val="p"/>
              </m:rPr>
              <w:rPr>
                <w:rFonts w:hint="eastAsia" w:ascii="Times New Roman" w:hAnsi="Times New Roman"/>
                <w:sz w:val="24"/>
                <w:highlight w:val="none"/>
                <w:lang w:val="en-US" w:eastAsia="zh-CN"/>
              </w:rPr>
              <m:t>T</m:t>
            </m:r>
            <m:ctrlPr>
              <w:rPr>
                <w:rFonts w:hint="eastAsia" w:ascii="Cambria Math" w:hAnsi="Cambria Math"/>
                <w:sz w:val="24"/>
                <w:highlight w:val="none"/>
                <w:lang w:val="en-US" w:eastAsia="zh-CN"/>
              </w:rPr>
            </m:ctrlPr>
          </m:e>
          <m:sub>
            <m:r>
              <m:rPr>
                <m:sty m:val="p"/>
              </m:rPr>
              <w:rPr>
                <w:rFonts w:hint="eastAsia" w:ascii="Times New Roman" w:hAnsi="Times New Roman"/>
                <w:sz w:val="24"/>
                <w:highlight w:val="none"/>
                <w:lang w:val="en-US" w:eastAsia="zh-CN"/>
              </w:rPr>
              <m:t>0</m:t>
            </m:r>
            <m:ctrlPr>
              <w:rPr>
                <w:rFonts w:hint="eastAsia" w:ascii="Cambria Math" w:hAnsi="Cambria Math"/>
                <w:sz w:val="24"/>
                <w:highlight w:val="none"/>
                <w:lang w:val="en-US" w:eastAsia="zh-CN"/>
              </w:rPr>
            </m:ctrlPr>
          </m:sub>
        </m:sSub>
      </m:oMath>
      <w:r>
        <w:rPr>
          <w:rFonts w:hint="eastAsia"/>
          <w:sz w:val="24"/>
          <w:highlight w:val="none"/>
          <w:lang w:val="en-US" w:eastAsia="zh-CN"/>
        </w:rPr>
        <w:t>，此时算法程序将会依照上述流程，也即步骤3-S9（除温度迭代）进行光谱分析，输出各个稀土元素存在的置信度，实现对未知样本的稀土元素初步检测。</w:t>
      </w:r>
    </w:p>
    <w:p w14:paraId="62BC1627">
      <w:pPr>
        <w:spacing w:line="460" w:lineRule="atLeast"/>
        <w:ind w:firstLine="480" w:firstLineChars="200"/>
        <w:rPr>
          <w:rFonts w:hint="eastAsia"/>
          <w:sz w:val="24"/>
          <w:highlight w:val="none"/>
          <w:lang w:val="en-US" w:eastAsia="zh-CN"/>
        </w:rPr>
      </w:pPr>
      <w:r>
        <w:rPr>
          <w:rFonts w:hint="eastAsia"/>
          <w:sz w:val="24"/>
          <w:highlight w:val="none"/>
          <w:lang w:val="en-US" w:eastAsia="zh-CN"/>
        </w:rPr>
        <w:t>第十步：利用温度扫描对检测结果勘误</w:t>
      </w:r>
    </w:p>
    <w:p w14:paraId="6CF4ED1A">
      <w:pPr>
        <w:spacing w:line="460" w:lineRule="atLeast"/>
        <w:ind w:firstLine="480" w:firstLineChars="200"/>
        <w:rPr>
          <w:rFonts w:hint="eastAsia"/>
          <w:sz w:val="24"/>
          <w:highlight w:val="none"/>
          <w:lang w:val="en-US" w:eastAsia="zh-CN"/>
        </w:rPr>
      </w:pPr>
      <w:r>
        <w:rPr>
          <w:rFonts w:hint="eastAsia"/>
          <w:sz w:val="24"/>
          <w:highlight w:val="none"/>
          <w:lang w:val="en-US" w:eastAsia="zh-CN"/>
        </w:rPr>
        <w:t>稀土元素置信度结果出现后，对存在置信度的元素保留计算时所选的谱线数据，随后以250K为步长，从5000K到20000K进行温度迭代，并且查看置信度变化。</w:t>
      </w:r>
    </w:p>
    <w:p w14:paraId="2BF9FEE7">
      <w:pPr>
        <w:spacing w:line="460" w:lineRule="atLeast"/>
        <w:ind w:firstLine="480" w:firstLineChars="200"/>
        <w:rPr>
          <w:rFonts w:hint="eastAsia"/>
          <w:sz w:val="24"/>
          <w:highlight w:val="none"/>
          <w:lang w:val="en-US" w:eastAsia="zh-CN"/>
        </w:rPr>
      </w:pPr>
      <w:r>
        <w:rPr>
          <w:rFonts w:hint="eastAsia"/>
          <w:sz w:val="24"/>
          <w:highlight w:val="none"/>
          <w:lang w:val="en-US" w:eastAsia="zh-CN"/>
        </w:rPr>
        <w:t>随着等离子体温度变化，其置信度会在5000K-20000K范围内出现极大值，检测极大值是否出现在7500K-12000K范围内，</w:t>
      </w:r>
      <w:ins w:id="7" w:author="昭扬" w:date="2026-05-24T11:10:30Z">
        <w:r>
          <w:rPr>
            <w:rFonts w:hint="eastAsia"/>
            <w:sz w:val="24"/>
            <w:highlight w:val="none"/>
            <w:lang w:val="en-US" w:eastAsia="zh-CN"/>
          </w:rPr>
          <w:t>如果</w:t>
        </w:r>
      </w:ins>
      <w:commentRangeStart w:id="2"/>
      <w:r>
        <w:rPr>
          <w:rFonts w:hint="eastAsia"/>
          <w:sz w:val="24"/>
          <w:highlight w:val="none"/>
          <w:lang w:val="en-US" w:eastAsia="zh-CN"/>
        </w:rPr>
        <w:t>极大值在7500-</w:t>
      </w:r>
      <w:ins w:id="8" w:author="赖国梁" w:date="2026-05-24T23:05:19Z">
        <w:r>
          <w:rPr>
            <w:rFonts w:hint="eastAsia"/>
            <w:sz w:val="24"/>
            <w:highlight w:val="none"/>
            <w:lang w:val="en-US" w:eastAsia="zh-CN"/>
          </w:rPr>
          <w:t>121</w:t>
        </w:r>
      </w:ins>
      <w:del w:id="9" w:author="赖国梁" w:date="2026-05-24T23:05:19Z">
        <w:r>
          <w:rPr>
            <w:rFonts w:hint="eastAsia"/>
            <w:sz w:val="24"/>
            <w:highlight w:val="none"/>
            <w:lang w:val="en-US" w:eastAsia="zh-CN"/>
          </w:rPr>
          <w:delText>2</w:delText>
        </w:r>
      </w:del>
      <w:del w:id="10" w:author="赖国梁" w:date="2026-05-24T23:05:18Z">
        <w:r>
          <w:rPr>
            <w:rFonts w:hint="eastAsia"/>
            <w:sz w:val="24"/>
            <w:highlight w:val="none"/>
            <w:lang w:val="en-US" w:eastAsia="zh-CN"/>
          </w:rPr>
          <w:delText>00</w:delText>
        </w:r>
      </w:del>
      <w:r>
        <w:rPr>
          <w:rFonts w:hint="eastAsia"/>
          <w:sz w:val="24"/>
          <w:highlight w:val="none"/>
          <w:lang w:val="en-US" w:eastAsia="zh-CN"/>
        </w:rPr>
        <w:t>00K范围外则标记该元素为错检</w:t>
      </w:r>
      <w:commentRangeEnd w:id="2"/>
      <w:r>
        <w:commentReference w:id="2"/>
      </w:r>
      <w:r>
        <w:rPr>
          <w:rFonts w:hint="eastAsia"/>
          <w:sz w:val="24"/>
          <w:highlight w:val="none"/>
          <w:lang w:val="en-US" w:eastAsia="zh-CN"/>
        </w:rPr>
        <w:t>，将置信度直接置0。</w:t>
      </w:r>
    </w:p>
    <w:p w14:paraId="278437A9">
      <w:pPr>
        <w:spacing w:line="460" w:lineRule="atLeast"/>
        <w:ind w:firstLine="480" w:firstLineChars="200"/>
        <w:rPr>
          <w:rFonts w:hint="eastAsia"/>
          <w:sz w:val="24"/>
          <w:highlight w:val="none"/>
          <w:lang w:val="en-US" w:eastAsia="zh-CN"/>
        </w:rPr>
      </w:pPr>
      <w:r>
        <w:rPr>
          <w:rFonts w:hint="eastAsia"/>
          <w:sz w:val="24"/>
          <w:highlight w:val="none"/>
          <w:lang w:val="en-US" w:eastAsia="zh-CN"/>
        </w:rPr>
        <w:t>第十一步：重叠峰拟合（如图7所示）</w:t>
      </w:r>
    </w:p>
    <w:p w14:paraId="451EF60C">
      <w:pPr>
        <w:spacing w:line="460" w:lineRule="atLeast"/>
        <w:ind w:firstLine="480" w:firstLineChars="200"/>
        <w:rPr>
          <w:rFonts w:hint="eastAsia"/>
          <w:sz w:val="24"/>
          <w:highlight w:val="none"/>
          <w:lang w:val="en-US" w:eastAsia="zh-CN"/>
        </w:rPr>
      </w:pPr>
      <w:r>
        <w:rPr>
          <w:rFonts w:hint="eastAsia"/>
          <w:sz w:val="24"/>
          <w:highlight w:val="none"/>
          <w:lang w:val="en-US" w:eastAsia="zh-CN"/>
        </w:rPr>
        <w:t>从第二步的展宽理论可知，谱线重叠几乎是无法避免的事。即便是在选取谱线库时十分谨慎并且使用了谱线开关，在面对部分特征谱线较少，强度较低的稀土元素时依旧会发生谱线重叠，如若将重叠峰全部舍弃，那么该元素的识别也基本宣告结束了。所以有必要在元素识别过程中引入对于重叠峰的分离功能，即可以让检测结果可信度提高，也可以提高检出率。</w:t>
      </w:r>
    </w:p>
    <w:p w14:paraId="698DC075">
      <w:pPr>
        <w:spacing w:line="460" w:lineRule="atLeast"/>
        <w:ind w:firstLine="480" w:firstLineChars="200"/>
        <w:rPr>
          <w:rFonts w:hint="eastAsia"/>
          <w:sz w:val="24"/>
          <w:highlight w:val="none"/>
          <w:lang w:val="en-US" w:eastAsia="zh-CN"/>
        </w:rPr>
      </w:pPr>
      <w:r>
        <w:rPr>
          <w:rFonts w:hint="eastAsia"/>
          <w:sz w:val="24"/>
          <w:highlight w:val="none"/>
          <w:lang w:val="en-US" w:eastAsia="zh-CN"/>
        </w:rPr>
        <w:t>所以本算法对初检后置信度为0的稀土元素进行重叠峰拟合，校正强度后重新检测，以下为强度校正的具体流程：</w:t>
      </w:r>
    </w:p>
    <w:p w14:paraId="39FAC400">
      <w:pPr>
        <w:spacing w:line="460" w:lineRule="atLeast"/>
        <w:ind w:firstLine="480" w:firstLineChars="200"/>
        <w:rPr>
          <w:rFonts w:hint="eastAsia"/>
          <w:sz w:val="24"/>
          <w:highlight w:val="none"/>
          <w:lang w:val="en-US" w:eastAsia="zh-CN"/>
        </w:rPr>
      </w:pPr>
      <w:r>
        <w:rPr>
          <w:rFonts w:hint="eastAsia"/>
          <w:sz w:val="24"/>
          <w:highlight w:val="none"/>
          <w:lang w:val="en-US" w:eastAsia="zh-CN"/>
        </w:rPr>
        <w:t>LIBS领域中对于重叠峰的分离主要分为机器学习以及数学拟合两种路径，鉴于本算法面对的情况是，知道重叠峰的峰值位置，所以采用数学拟合的办法进行重叠峰分离。</w:t>
      </w:r>
    </w:p>
    <w:p w14:paraId="77911B8F">
      <w:pPr>
        <w:spacing w:line="460" w:lineRule="atLeast"/>
        <w:ind w:firstLine="480" w:firstLineChars="200"/>
        <w:rPr>
          <w:rFonts w:hint="eastAsia"/>
          <w:sz w:val="24"/>
          <w:highlight w:val="none"/>
          <w:lang w:val="en-US" w:eastAsia="zh-CN"/>
        </w:rPr>
      </w:pPr>
      <w:r>
        <w:rPr>
          <w:rFonts w:hint="eastAsia"/>
          <w:sz w:val="24"/>
          <w:highlight w:val="none"/>
          <w:lang w:val="en-US" w:eastAsia="zh-CN"/>
        </w:rPr>
        <w:t>因为本算法中用到的是NIST生成的模拟光谱只模拟了Doppler展宽，并且是使用Gauss线型生成，于是在重叠峰分离时同样使用Gauss线型进行拟合，在接入实际光谱后可以改用Voigt线型。</w:t>
      </w:r>
    </w:p>
    <w:p w14:paraId="2A1733E4">
      <w:pPr>
        <w:spacing w:line="460" w:lineRule="atLeast"/>
        <w:ind w:firstLine="480" w:firstLineChars="200"/>
        <w:rPr>
          <w:rFonts w:hint="eastAsia"/>
          <w:sz w:val="24"/>
          <w:highlight w:val="none"/>
          <w:lang w:val="en-US" w:eastAsia="zh-CN"/>
        </w:rPr>
      </w:pPr>
      <w:r>
        <w:rPr>
          <w:rFonts w:hint="eastAsia"/>
          <w:sz w:val="24"/>
          <w:highlight w:val="none"/>
          <w:lang w:val="en-US" w:eastAsia="zh-CN"/>
        </w:rPr>
        <w:t>拟合的目的是为了还原被重叠峰干扰的特征谱线强度，为了拟合收敛速度考虑，拟合仅仅对包含稀土元素谱线的光谱窗口进行。并且只会对相对强度前五的稀土元素谱线进行拟合操作（相对强度见谱线库第一列）</w:t>
      </w:r>
    </w:p>
    <w:p w14:paraId="5AB4EFA9">
      <w:pPr>
        <w:spacing w:line="460" w:lineRule="atLeast"/>
        <w:ind w:firstLine="480" w:firstLineChars="200"/>
        <w:rPr>
          <w:rFonts w:hint="eastAsia"/>
          <w:sz w:val="24"/>
          <w:highlight w:val="none"/>
          <w:lang w:val="en-US" w:eastAsia="zh-CN"/>
        </w:rPr>
      </w:pPr>
      <w:r>
        <w:rPr>
          <w:rFonts w:hint="eastAsia"/>
          <w:sz w:val="24"/>
          <w:highlight w:val="none"/>
          <w:lang w:val="en-US" w:eastAsia="zh-CN"/>
        </w:rPr>
        <w:t>在拟合过程中最重要的是初值的设置，好的初值可以加快收敛速度，避免拟合陷入局部最优解。初值主要包括拟合窗口的选取、峰值位置、峰值数量、幅值、FWHM（Full Width Half Maximum，半高全宽）。</w:t>
      </w:r>
    </w:p>
    <w:p w14:paraId="20511564">
      <w:pPr>
        <w:spacing w:line="460" w:lineRule="atLeast"/>
        <w:ind w:firstLine="480" w:firstLineChars="200"/>
        <w:rPr>
          <w:rFonts w:hint="eastAsia"/>
          <w:sz w:val="24"/>
          <w:highlight w:val="none"/>
          <w:lang w:val="en-US" w:eastAsia="zh-CN"/>
        </w:rPr>
      </w:pPr>
      <w:r>
        <w:rPr>
          <w:rFonts w:hint="eastAsia"/>
          <w:sz w:val="24"/>
          <w:highlight w:val="none"/>
          <w:lang w:val="en-US" w:eastAsia="zh-CN"/>
        </w:rPr>
        <w:t>截取光谱窗口是以待分离的稀土谱线为中心，向两侧寻找光谱强度极小值点获得初始拟合窗口。</w:t>
      </w:r>
    </w:p>
    <w:p w14:paraId="3C574206">
      <w:pPr>
        <w:spacing w:line="460" w:lineRule="atLeast"/>
        <w:ind w:firstLine="480" w:firstLineChars="200"/>
        <w:rPr>
          <w:rFonts w:hint="eastAsia"/>
          <w:sz w:val="24"/>
          <w:highlight w:val="none"/>
          <w:lang w:val="en-US" w:eastAsia="zh-CN"/>
        </w:rPr>
      </w:pPr>
      <w:r>
        <w:rPr>
          <w:rFonts w:hint="eastAsia"/>
          <w:sz w:val="24"/>
          <w:highlight w:val="none"/>
          <w:lang w:val="en-US" w:eastAsia="zh-CN"/>
        </w:rPr>
        <w:t>然而截取的窗口边界可能会有峰值的干扰，使得初始拟合窗口边界强度被抬高，此时如果对初始拟合窗口进行拟合，那么拟合效果自然不会好。针对这个问题，本算法通过初始窗口两侧极小值点是否小于窗口内峰值强度的0.2倍进行判断，如果结果为否，那么向外进行拓展窗口直至达到阈值为止。</w:t>
      </w:r>
    </w:p>
    <w:p w14:paraId="23D27187">
      <w:pPr>
        <w:spacing w:line="460" w:lineRule="atLeast"/>
        <w:ind w:firstLine="480" w:firstLineChars="200"/>
        <w:rPr>
          <w:rFonts w:hint="eastAsia"/>
          <w:sz w:val="24"/>
          <w:highlight w:val="none"/>
          <w:lang w:val="en-US" w:eastAsia="zh-CN"/>
        </w:rPr>
      </w:pPr>
      <w:r>
        <w:rPr>
          <w:rFonts w:hint="eastAsia"/>
          <w:sz w:val="24"/>
          <w:highlight w:val="none"/>
          <w:lang w:val="en-US" w:eastAsia="zh-CN"/>
        </w:rPr>
        <w:t>随后利用Gauss函数拟合初始截取窗口两侧的边界到两边扩展峰部分的光谱，通过将初始拟合窗口内的强度值减去两侧拟合峰的强度值，获得校正强度后的初始拟合窗户口。</w:t>
      </w:r>
    </w:p>
    <w:p w14:paraId="67852853">
      <w:pPr>
        <w:spacing w:line="460" w:lineRule="atLeast"/>
        <w:ind w:firstLine="480" w:firstLineChars="200"/>
        <w:rPr>
          <w:rFonts w:hint="eastAsia"/>
          <w:sz w:val="24"/>
          <w:highlight w:val="none"/>
          <w:lang w:val="en-US" w:eastAsia="zh-CN"/>
        </w:rPr>
      </w:pPr>
      <w:r>
        <w:rPr>
          <w:rFonts w:hint="eastAsia"/>
          <w:sz w:val="24"/>
          <w:highlight w:val="none"/>
          <w:lang w:val="en-US" w:eastAsia="zh-CN"/>
        </w:rPr>
        <w:t>随后通过在强度校正后的初始拟合窗口中寻找相对强度前二的谱线，与稀土元素谱线同时进行峰值拟合。需要注意的是因为在建立稀土元素谱线库时已经去除了相互影响的稀土元素谱线，所以寻找相对强度前二的谱线时只需要在基体元素中寻找，本文是通过NIST ASD LIBS的Stick Plot实现的谱线寻找。</w:t>
      </w:r>
    </w:p>
    <w:p w14:paraId="0E7F7780">
      <w:pPr>
        <w:spacing w:line="460" w:lineRule="atLeast"/>
        <w:ind w:firstLine="480" w:firstLineChars="200"/>
        <w:rPr>
          <w:rFonts w:hint="eastAsia"/>
          <w:sz w:val="24"/>
          <w:highlight w:val="none"/>
          <w:lang w:val="en-US" w:eastAsia="zh-CN"/>
        </w:rPr>
      </w:pPr>
      <w:r>
        <w:rPr>
          <w:rFonts w:hint="eastAsia"/>
          <w:sz w:val="24"/>
          <w:highlight w:val="none"/>
          <w:lang w:val="en-US" w:eastAsia="zh-CN"/>
        </w:rPr>
        <w:t>至此，拟合窗口和峰值数量问题解决。</w:t>
      </w:r>
    </w:p>
    <w:p w14:paraId="1F433466">
      <w:pPr>
        <w:spacing w:line="460" w:lineRule="atLeast"/>
        <w:ind w:firstLine="480" w:firstLineChars="200"/>
        <w:rPr>
          <w:rFonts w:hint="eastAsia"/>
          <w:sz w:val="24"/>
          <w:highlight w:val="none"/>
          <w:lang w:val="en-US" w:eastAsia="zh-CN"/>
        </w:rPr>
      </w:pPr>
      <w:r>
        <w:rPr>
          <w:rFonts w:hint="eastAsia"/>
          <w:sz w:val="24"/>
          <w:highlight w:val="none"/>
          <w:lang w:val="en-US" w:eastAsia="zh-CN"/>
        </w:rPr>
        <w:t>随后，峰值拟合中幅度的初值是该峰位对应原始光谱强度的0.8倍。FWHM的预测则是利用了连续小波变换实现近似二阶导，这样变换后的光谱在峰值位置便会出现一个极小值与两个极大值，而</w:t>
      </w:r>
      <m:oMath>
        <m:r>
          <m:rPr>
            <m:sty m:val="p"/>
          </m:rPr>
          <w:rPr>
            <w:rFonts w:hint="eastAsia" w:ascii="Times New Roman" w:hAnsi="Times New Roman"/>
            <w:sz w:val="24"/>
            <w:highlight w:val="none"/>
            <w:lang w:val="en-US" w:eastAsia="zh-CN"/>
          </w:rPr>
          <m:t>FWHM=0.7∗Δx</m:t>
        </m:r>
      </m:oMath>
      <w:r>
        <w:rPr>
          <w:rFonts w:hint="eastAsia"/>
          <w:sz w:val="24"/>
          <w:highlight w:val="none"/>
          <w:lang w:val="en-US" w:eastAsia="zh-CN"/>
        </w:rPr>
        <w:t>，其中</w:t>
      </w:r>
      <m:oMath>
        <m:r>
          <m:rPr>
            <m:sty m:val="p"/>
          </m:rPr>
          <w:rPr>
            <w:rFonts w:hint="eastAsia" w:ascii="Times New Roman" w:hAnsi="Times New Roman"/>
            <w:sz w:val="24"/>
            <w:highlight w:val="none"/>
            <w:lang w:val="en-US" w:eastAsia="zh-CN"/>
          </w:rPr>
          <m:t>Δx</m:t>
        </m:r>
      </m:oMath>
      <w:r>
        <w:rPr>
          <w:rFonts w:hint="eastAsia"/>
          <w:sz w:val="24"/>
          <w:highlight w:val="none"/>
          <w:lang w:val="en-US" w:eastAsia="zh-CN"/>
        </w:rPr>
        <w:t>是小波变换后极小值最近的两个极大值的距离。</w:t>
      </w:r>
    </w:p>
    <w:p w14:paraId="76D36393">
      <w:pPr>
        <w:spacing w:line="460" w:lineRule="atLeast"/>
        <w:ind w:firstLine="480" w:firstLineChars="200"/>
        <w:rPr>
          <w:rFonts w:hint="eastAsia"/>
          <w:sz w:val="24"/>
          <w:highlight w:val="none"/>
          <w:lang w:val="en-US" w:eastAsia="zh-CN"/>
        </w:rPr>
      </w:pPr>
      <w:r>
        <w:rPr>
          <w:rFonts w:hint="eastAsia"/>
          <w:sz w:val="24"/>
          <w:highlight w:val="none"/>
          <w:lang w:val="en-US" w:eastAsia="zh-CN"/>
        </w:rPr>
        <w:t>图8 对光谱做连续小波变换后的情况（黑色为元素光谱图，红色为变换后的图，可见峰值在变换后会出现一个极小值两个极大值）</w:t>
      </w:r>
    </w:p>
    <w:p w14:paraId="01BB6D61">
      <w:pPr>
        <w:spacing w:line="460" w:lineRule="atLeast"/>
        <w:ind w:firstLine="480" w:firstLineChars="200"/>
        <w:rPr>
          <w:rFonts w:hint="eastAsia"/>
          <w:sz w:val="24"/>
          <w:highlight w:val="none"/>
          <w:lang w:val="en-US" w:eastAsia="zh-CN"/>
        </w:rPr>
      </w:pPr>
      <w:r>
        <w:rPr>
          <w:rFonts w:hint="eastAsia"/>
          <w:sz w:val="24"/>
          <w:highlight w:val="none"/>
          <w:lang w:val="en-US" w:eastAsia="zh-CN"/>
        </w:rPr>
        <w:t>因为不是全光谱的重叠峰分离，在节选光谱窗口时因为旁边峰值的影响，很难保证窗口边缘降低到零，而在这种情况下，如果始终以全局RMS作为优化根据，那么为了拟合窗口边界附件峰值的影响，最终我们感兴趣的中心峰值拟合便会不尽人意。所以本文的拟合策略使用动态RMS参考区域。RMS参考区域从最两边峰值中心划分部分开始，逐渐向两侧拓展两侧峰值的Ratio*FWHM，其中Ratio从0迭代至1，每个ratio都会进行一次拟合，最终选取根据是全局RMS。</w:t>
      </w:r>
    </w:p>
    <w:p w14:paraId="0887E369">
      <w:pPr>
        <w:spacing w:line="460" w:lineRule="atLeast"/>
        <w:ind w:firstLine="480" w:firstLineChars="200"/>
        <w:rPr>
          <w:rFonts w:hint="eastAsia"/>
          <w:sz w:val="24"/>
          <w:highlight w:val="none"/>
          <w:lang w:val="en-US" w:eastAsia="zh-CN"/>
        </w:rPr>
      </w:pPr>
      <w:r>
        <w:rPr>
          <w:rFonts w:hint="eastAsia"/>
          <w:sz w:val="24"/>
          <w:highlight w:val="none"/>
          <w:lang w:val="en-US" w:eastAsia="zh-CN"/>
        </w:rPr>
        <w:t>最后是拟合参数的上下界问题，本算在拟合时仅仅限制了拟合峰的FWHM必须小于0.12（此数值来源于LIBS光谱的实验限制）</w:t>
      </w:r>
    </w:p>
    <w:p w14:paraId="11EB1742">
      <w:pPr>
        <w:spacing w:line="460" w:lineRule="atLeast"/>
        <w:ind w:firstLine="480" w:firstLineChars="200"/>
        <w:rPr>
          <w:rFonts w:hint="eastAsia"/>
          <w:sz w:val="24"/>
          <w:highlight w:val="none"/>
          <w:lang w:val="en-US" w:eastAsia="zh-CN"/>
        </w:rPr>
      </w:pPr>
      <w:r>
        <w:rPr>
          <w:rFonts w:hint="eastAsia"/>
          <w:sz w:val="24"/>
          <w:highlight w:val="none"/>
          <w:lang w:val="en-US" w:eastAsia="zh-CN"/>
        </w:rPr>
        <w:t>图9为拟合结果（蓝色为原始光谱，绿色为拟合的两个峰，橙色是拟合结果）</w:t>
      </w:r>
    </w:p>
    <w:p w14:paraId="1899E389">
      <w:pPr>
        <w:spacing w:line="460" w:lineRule="atLeast"/>
        <w:ind w:firstLine="480" w:firstLineChars="200"/>
        <w:rPr>
          <w:rFonts w:hint="eastAsia"/>
          <w:sz w:val="24"/>
          <w:highlight w:val="none"/>
          <w:lang w:val="en-US" w:eastAsia="zh-CN"/>
        </w:rPr>
      </w:pPr>
      <w:r>
        <w:rPr>
          <w:rFonts w:hint="eastAsia"/>
          <w:sz w:val="24"/>
          <w:highlight w:val="none"/>
          <w:lang w:val="en-US" w:eastAsia="zh-CN"/>
        </w:rPr>
        <w:t>可以看到，经过重叠峰拟合后，可以获取真实的稀土元素特征谱线强度，所以对初测阶段置信度为0的稀土元素都进行一遍重叠峰拟合，利用校正后的强度重复先前的置信度计算步骤，得到校正后的稀土元素检测结果</w:t>
      </w:r>
    </w:p>
    <w:p w14:paraId="301440F9">
      <w:pPr>
        <w:spacing w:line="460" w:lineRule="atLeast"/>
        <w:ind w:firstLine="480" w:firstLineChars="200"/>
        <w:rPr>
          <w:rFonts w:hint="eastAsia"/>
          <w:sz w:val="24"/>
          <w:highlight w:val="none"/>
          <w:lang w:val="en-US" w:eastAsia="zh-CN"/>
        </w:rPr>
      </w:pPr>
      <w:r>
        <w:rPr>
          <w:rFonts w:hint="eastAsia"/>
          <w:sz w:val="24"/>
          <w:highlight w:val="none"/>
          <w:lang w:val="en-US" w:eastAsia="zh-CN"/>
        </w:rPr>
        <w:t>第十二步：稀土元素最终置信度输出</w:t>
      </w:r>
    </w:p>
    <w:p w14:paraId="55691040">
      <w:pPr>
        <w:spacing w:line="460" w:lineRule="atLeast"/>
        <w:ind w:firstLine="480" w:firstLineChars="200"/>
        <w:rPr>
          <w:rFonts w:hint="eastAsia"/>
          <w:sz w:val="24"/>
          <w:highlight w:val="none"/>
          <w:lang w:val="en-US" w:eastAsia="zh-CN"/>
        </w:rPr>
      </w:pPr>
      <w:r>
        <w:rPr>
          <w:rFonts w:hint="eastAsia"/>
          <w:sz w:val="24"/>
          <w:highlight w:val="none"/>
          <w:lang w:val="en-US" w:eastAsia="zh-CN"/>
        </w:rPr>
        <w:t>将重叠峰拟合后的强度结果再次进行置信度计算，此时会有部分在初测置信度为0的稀土元素在重叠峰拟合校正强度后输出置信度。</w:t>
      </w:r>
    </w:p>
    <w:p w14:paraId="3E9DBCFC">
      <w:pPr>
        <w:spacing w:line="460" w:lineRule="atLeast"/>
        <w:ind w:firstLine="480" w:firstLineChars="200"/>
        <w:rPr>
          <w:rFonts w:hint="eastAsia"/>
          <w:sz w:val="24"/>
          <w:highlight w:val="none"/>
          <w:lang w:val="en-US" w:eastAsia="zh-CN"/>
        </w:rPr>
      </w:pPr>
      <w:r>
        <w:rPr>
          <w:rFonts w:hint="eastAsia"/>
          <w:sz w:val="24"/>
          <w:highlight w:val="none"/>
          <w:lang w:val="en-US" w:eastAsia="zh-CN"/>
        </w:rPr>
        <w:t>综上所述，本申请的核心点如下：</w:t>
      </w:r>
    </w:p>
    <w:p w14:paraId="32CE97FD">
      <w:pPr>
        <w:spacing w:line="460" w:lineRule="atLeast"/>
        <w:ind w:firstLine="480" w:firstLineChars="200"/>
        <w:rPr>
          <w:rFonts w:hint="eastAsia"/>
          <w:sz w:val="24"/>
          <w:highlight w:val="none"/>
          <w:lang w:val="en-US" w:eastAsia="zh-CN"/>
        </w:rPr>
      </w:pPr>
      <w:r>
        <w:rPr>
          <w:rFonts w:hint="eastAsia"/>
          <w:sz w:val="24"/>
          <w:highlight w:val="none"/>
          <w:lang w:val="en-US" w:eastAsia="zh-CN"/>
        </w:rPr>
        <w:t>1、利用“元素强度梳”进行的光谱元素分析</w:t>
      </w:r>
    </w:p>
    <w:p w14:paraId="23B523E1">
      <w:pPr>
        <w:spacing w:line="460" w:lineRule="atLeast"/>
        <w:ind w:firstLine="480" w:firstLineChars="200"/>
        <w:rPr>
          <w:rFonts w:hint="eastAsia"/>
          <w:sz w:val="24"/>
          <w:highlight w:val="none"/>
          <w:lang w:val="en-US" w:eastAsia="zh-CN"/>
        </w:rPr>
      </w:pPr>
      <w:r>
        <w:rPr>
          <w:rFonts w:hint="eastAsia"/>
          <w:sz w:val="24"/>
          <w:highlight w:val="none"/>
          <w:lang w:val="en-US" w:eastAsia="zh-CN"/>
        </w:rPr>
        <w:t>2、通过假设初始温度计算相对强度获得包含元素特征谱线位置与相对强度的“元素强度梳”，并且通过利用“元素强度梳”进行的“波长”，“强度”双维度光谱元素定性分析。</w:t>
      </w:r>
    </w:p>
    <w:p w14:paraId="65849138">
      <w:pPr>
        <w:spacing w:line="460" w:lineRule="atLeast"/>
        <w:ind w:firstLine="480" w:firstLineChars="200"/>
        <w:rPr>
          <w:rFonts w:hint="eastAsia"/>
          <w:sz w:val="24"/>
          <w:highlight w:val="none"/>
          <w:lang w:val="en-US" w:eastAsia="zh-CN"/>
        </w:rPr>
      </w:pPr>
      <w:r>
        <w:rPr>
          <w:rFonts w:hint="eastAsia"/>
          <w:sz w:val="24"/>
          <w:highlight w:val="none"/>
          <w:lang w:val="en-US" w:eastAsia="zh-CN"/>
        </w:rPr>
        <w:t>3、基体元素温度迭代算法</w:t>
      </w:r>
    </w:p>
    <w:p w14:paraId="0A00D937">
      <w:pPr>
        <w:spacing w:line="460" w:lineRule="atLeast"/>
        <w:ind w:firstLine="480" w:firstLineChars="200"/>
        <w:rPr>
          <w:rFonts w:hint="eastAsia"/>
          <w:sz w:val="24"/>
          <w:highlight w:val="none"/>
          <w:lang w:val="en-US" w:eastAsia="zh-CN"/>
        </w:rPr>
      </w:pPr>
      <w:r>
        <w:rPr>
          <w:rFonts w:hint="eastAsia"/>
          <w:sz w:val="24"/>
          <w:highlight w:val="none"/>
          <w:lang w:val="en-US" w:eastAsia="zh-CN"/>
        </w:rPr>
        <w:t>通过TOK-3、全局多点与阻尼更新算法实现利用基体元素置信度逆向推导等离子体电子温度。</w:t>
      </w:r>
    </w:p>
    <w:p w14:paraId="04B1515B">
      <w:pPr>
        <w:spacing w:line="460" w:lineRule="atLeast"/>
        <w:ind w:firstLine="480" w:firstLineChars="200"/>
        <w:rPr>
          <w:rFonts w:hint="eastAsia"/>
          <w:sz w:val="24"/>
          <w:highlight w:val="none"/>
          <w:lang w:val="en-US" w:eastAsia="zh-CN"/>
        </w:rPr>
      </w:pPr>
      <w:r>
        <w:rPr>
          <w:rFonts w:hint="eastAsia"/>
          <w:sz w:val="24"/>
          <w:highlight w:val="none"/>
          <w:lang w:val="en-US" w:eastAsia="zh-CN"/>
        </w:rPr>
        <w:t>4、面向稀土元素的“谱线开关”策略以检测光谱稀土元素为目标时，首先检测基体元素，随后利用重叠峰搜寻，以基体元素的存在情况决定稀土元素谱线启用与否的“谱线开关”策略。</w:t>
      </w:r>
    </w:p>
    <w:p w14:paraId="0981CABD">
      <w:pPr>
        <w:spacing w:line="460" w:lineRule="atLeast"/>
        <w:ind w:firstLine="480" w:firstLineChars="200"/>
        <w:rPr>
          <w:rFonts w:hint="eastAsia"/>
          <w:sz w:val="24"/>
          <w:highlight w:val="none"/>
          <w:lang w:val="en-US" w:eastAsia="zh-CN"/>
        </w:rPr>
      </w:pPr>
      <w:r>
        <w:rPr>
          <w:rFonts w:hint="eastAsia"/>
          <w:sz w:val="24"/>
          <w:highlight w:val="none"/>
          <w:lang w:val="en-US" w:eastAsia="zh-CN"/>
        </w:rPr>
        <w:t>5、元素置信度设置策略</w:t>
      </w:r>
    </w:p>
    <w:p w14:paraId="02881E0E">
      <w:pPr>
        <w:spacing w:line="460" w:lineRule="atLeast"/>
        <w:ind w:firstLine="480" w:firstLineChars="200"/>
        <w:rPr>
          <w:rFonts w:hint="eastAsia"/>
          <w:sz w:val="24"/>
          <w:highlight w:val="none"/>
          <w:lang w:val="en-US" w:eastAsia="zh-CN"/>
        </w:rPr>
      </w:pPr>
      <w:r>
        <w:rPr>
          <w:rFonts w:hint="eastAsia"/>
          <w:sz w:val="24"/>
          <w:highlight w:val="none"/>
          <w:lang w:val="en-US" w:eastAsia="zh-CN"/>
        </w:rPr>
        <w:t>6、利用强度“梳”多维向量的欧几里得距离结合Bolzmann图进行的元素置信度判断。</w:t>
      </w:r>
    </w:p>
    <w:p w14:paraId="3B017238">
      <w:pPr>
        <w:spacing w:line="460" w:lineRule="atLeast"/>
        <w:ind w:firstLine="480" w:firstLineChars="200"/>
        <w:rPr>
          <w:rFonts w:hint="eastAsia"/>
          <w:sz w:val="24"/>
          <w:highlight w:val="none"/>
          <w:lang w:val="en-US" w:eastAsia="zh-CN"/>
        </w:rPr>
      </w:pPr>
      <w:r>
        <w:rPr>
          <w:rFonts w:hint="eastAsia"/>
          <w:sz w:val="24"/>
          <w:highlight w:val="none"/>
          <w:lang w:val="en-US" w:eastAsia="zh-CN"/>
        </w:rPr>
        <w:t>7、利用矩阵进行的全局峰位匹配策略</w:t>
      </w:r>
    </w:p>
    <w:p w14:paraId="15F6CD50">
      <w:pPr>
        <w:spacing w:line="460" w:lineRule="atLeast"/>
        <w:ind w:firstLine="480" w:firstLineChars="200"/>
        <w:rPr>
          <w:rFonts w:hint="eastAsia"/>
          <w:sz w:val="24"/>
          <w:highlight w:val="none"/>
          <w:lang w:val="en-US" w:eastAsia="zh-CN"/>
        </w:rPr>
      </w:pPr>
      <w:r>
        <w:rPr>
          <w:rFonts w:hint="eastAsia"/>
          <w:sz w:val="24"/>
          <w:highlight w:val="none"/>
          <w:lang w:val="en-US" w:eastAsia="zh-CN"/>
        </w:rPr>
        <w:t>8、稀土元素“冲突峰”寻找策略</w:t>
      </w:r>
    </w:p>
    <w:p w14:paraId="3896AD01">
      <w:pPr>
        <w:spacing w:line="460" w:lineRule="atLeast"/>
        <w:ind w:firstLine="480" w:firstLineChars="200"/>
        <w:rPr>
          <w:del w:id="11" w:author="昭扬" w:date="2026-05-24T11:09:57Z"/>
          <w:rFonts w:hint="eastAsia"/>
          <w:sz w:val="24"/>
          <w:highlight w:val="none"/>
          <w:lang w:val="en-US" w:eastAsia="zh-CN"/>
        </w:rPr>
      </w:pPr>
      <w:r>
        <w:rPr>
          <w:rFonts w:hint="eastAsia"/>
          <w:sz w:val="24"/>
          <w:highlight w:val="none"/>
          <w:lang w:val="en-US" w:eastAsia="zh-CN"/>
        </w:rPr>
        <w:t>9、温度扫描勘误策略：保留存在置信度的稀土元素在检测时所选的谱线，随后调整温度，检测温度调整过程中置信度的极值出现为止，</w:t>
      </w:r>
      <w:commentRangeStart w:id="3"/>
      <w:r>
        <w:rPr>
          <w:rFonts w:hint="eastAsia"/>
          <w:sz w:val="24"/>
          <w:highlight w:val="none"/>
          <w:lang w:val="en-US" w:eastAsia="zh-CN"/>
        </w:rPr>
        <w:t>如果极值超出7500-</w:t>
      </w:r>
      <w:ins w:id="12" w:author="赖国梁" w:date="2026-05-24T23:05:42Z">
        <w:r>
          <w:rPr>
            <w:rFonts w:hint="eastAsia"/>
            <w:sz w:val="24"/>
            <w:highlight w:val="none"/>
            <w:lang w:val="en-US" w:eastAsia="zh-CN"/>
          </w:rPr>
          <w:t>121</w:t>
        </w:r>
      </w:ins>
      <w:del w:id="13" w:author="赖国梁" w:date="2026-05-24T23:05:42Z">
        <w:r>
          <w:rPr>
            <w:rFonts w:hint="eastAsia"/>
            <w:sz w:val="24"/>
            <w:highlight w:val="none"/>
            <w:lang w:val="en-US" w:eastAsia="zh-CN"/>
          </w:rPr>
          <w:delText>2</w:delText>
        </w:r>
      </w:del>
      <w:del w:id="14" w:author="赖国梁" w:date="2026-05-24T23:05:41Z">
        <w:r>
          <w:rPr>
            <w:rFonts w:hint="eastAsia"/>
            <w:sz w:val="24"/>
            <w:highlight w:val="none"/>
            <w:lang w:val="en-US" w:eastAsia="zh-CN"/>
          </w:rPr>
          <w:delText>00</w:delText>
        </w:r>
      </w:del>
      <w:r>
        <w:rPr>
          <w:rFonts w:hint="eastAsia"/>
          <w:sz w:val="24"/>
          <w:highlight w:val="none"/>
          <w:lang w:val="en-US" w:eastAsia="zh-CN"/>
        </w:rPr>
        <w:t>00K的范围</w:t>
      </w:r>
      <w:commentRangeEnd w:id="3"/>
      <w:r>
        <w:commentReference w:id="3"/>
      </w:r>
      <w:r>
        <w:rPr>
          <w:rFonts w:hint="eastAsia"/>
          <w:sz w:val="24"/>
          <w:highlight w:val="none"/>
          <w:lang w:val="en-US" w:eastAsia="zh-CN"/>
        </w:rPr>
        <w:t>，则标记为错检。</w:t>
      </w:r>
    </w:p>
    <w:p w14:paraId="0B6BE0F2">
      <w:pPr>
        <w:spacing w:line="460" w:lineRule="atLeast"/>
        <w:ind w:firstLine="480" w:firstLineChars="200"/>
        <w:rPr>
          <w:rFonts w:hint="eastAsia"/>
          <w:sz w:val="24"/>
          <w:highlight w:val="none"/>
          <w:lang w:val="en-US" w:eastAsia="zh-CN"/>
        </w:rPr>
      </w:pPr>
    </w:p>
    <w:p w14:paraId="441DC5FD">
      <w:pPr>
        <w:spacing w:line="460" w:lineRule="atLeast"/>
        <w:ind w:firstLine="480" w:firstLineChars="200"/>
        <w:rPr>
          <w:del w:id="15" w:author="昭扬" w:date="2026-05-24T11:10:01Z"/>
          <w:rFonts w:hint="eastAsia"/>
          <w:sz w:val="24"/>
          <w:highlight w:val="none"/>
          <w:lang w:val="en-US" w:eastAsia="zh-CN"/>
        </w:rPr>
      </w:pPr>
      <w:ins w:id="16" w:author="昭扬" w:date="2026-05-24T11:09:58Z">
        <w:r>
          <w:rPr>
            <w:rFonts w:hint="eastAsia"/>
            <w:sz w:val="24"/>
            <w:highlight w:val="none"/>
            <w:lang w:val="en-US" w:eastAsia="zh-CN"/>
          </w:rPr>
          <w:t>1</w:t>
        </w:r>
      </w:ins>
      <w:ins w:id="17" w:author="昭扬" w:date="2026-05-24T11:09:59Z">
        <w:r>
          <w:rPr>
            <w:rFonts w:hint="eastAsia"/>
            <w:sz w:val="24"/>
            <w:highlight w:val="none"/>
            <w:lang w:val="en-US" w:eastAsia="zh-CN"/>
          </w:rPr>
          <w:t>0</w:t>
        </w:r>
      </w:ins>
      <w:ins w:id="18" w:author="昭扬" w:date="2026-05-24T11:10:00Z">
        <w:r>
          <w:rPr>
            <w:rFonts w:hint="eastAsia"/>
            <w:sz w:val="24"/>
            <w:highlight w:val="none"/>
            <w:lang w:val="en-US" w:eastAsia="zh-CN"/>
          </w:rPr>
          <w:t>、</w:t>
        </w:r>
      </w:ins>
      <w:r>
        <w:rPr>
          <w:rFonts w:hint="eastAsia"/>
          <w:sz w:val="24"/>
          <w:highlight w:val="none"/>
          <w:lang w:val="en-US" w:eastAsia="zh-CN"/>
        </w:rPr>
        <w:t>重叠峰拟合策略</w:t>
      </w:r>
      <w:ins w:id="19" w:author="昭扬" w:date="2026-05-24T11:10:08Z">
        <w:r>
          <w:rPr>
            <w:rFonts w:hint="eastAsia"/>
            <w:sz w:val="24"/>
            <w:highlight w:val="none"/>
            <w:lang w:val="en-US" w:eastAsia="zh-CN"/>
          </w:rPr>
          <w:t>、</w:t>
        </w:r>
      </w:ins>
    </w:p>
    <w:p w14:paraId="4D84119E">
      <w:pPr>
        <w:spacing w:line="460" w:lineRule="atLeast"/>
        <w:ind w:firstLine="480" w:firstLineChars="200"/>
        <w:rPr>
          <w:sz w:val="24"/>
          <w:highlight w:val="none"/>
        </w:rPr>
      </w:pPr>
      <w:r>
        <w:rPr>
          <w:rFonts w:hint="eastAsia"/>
          <w:sz w:val="24"/>
          <w:highlight w:val="none"/>
          <w:lang w:val="en-US" w:eastAsia="zh-CN"/>
        </w:rPr>
        <w:t>初始拟合窗口的强度校正策略</w:t>
      </w:r>
      <w:ins w:id="20" w:author="昭扬" w:date="2026-05-24T11:10:11Z">
        <w:r>
          <w:rPr>
            <w:rFonts w:hint="eastAsia"/>
            <w:sz w:val="24"/>
            <w:highlight w:val="none"/>
            <w:lang w:val="en-US" w:eastAsia="zh-CN"/>
          </w:rPr>
          <w:t>。</w:t>
        </w:r>
      </w:ins>
      <w:del w:id="21" w:author="昭扬" w:date="2026-05-24T11:10:10Z">
        <w:r>
          <w:rPr>
            <w:rFonts w:hint="eastAsia"/>
            <w:sz w:val="24"/>
            <w:highlight w:val="none"/>
            <w:lang w:val="en-US" w:eastAsia="zh-CN"/>
          </w:rPr>
          <w:delText>、重叠峰拟合策略</w:delText>
        </w:r>
      </w:del>
    </w:p>
    <w:p w14:paraId="2AC0766C">
      <w:pPr>
        <w:spacing w:line="460" w:lineRule="atLeast"/>
        <w:ind w:firstLine="480" w:firstLineChars="200"/>
        <w:rPr>
          <w:sz w:val="24"/>
          <w:highlight w:val="none"/>
        </w:rPr>
      </w:pPr>
      <w:r>
        <w:rPr>
          <w:rFonts w:hint="eastAsia"/>
          <w:sz w:val="24"/>
          <w:highlight w:val="none"/>
        </w:rPr>
        <w:t>还应了解，本申请实施例提供的各种实施方式可以任意进行组合，以实现不同的技术效果。</w:t>
      </w:r>
    </w:p>
    <w:p w14:paraId="348BD744">
      <w:pPr>
        <w:spacing w:line="460" w:lineRule="atLeast"/>
        <w:ind w:firstLine="480" w:firstLineChars="200"/>
        <w:rPr>
          <w:sz w:val="24"/>
          <w:highlight w:val="none"/>
        </w:rPr>
      </w:pPr>
      <w:r>
        <w:rPr>
          <w:rFonts w:hint="eastAsia"/>
          <w:sz w:val="24"/>
          <w:highlight w:val="none"/>
        </w:rPr>
        <w:t>本申请实施例中，术语“模块”或“单元”是指有预定功能的计算机程序或计算机程序的一部分，并与其他相关部分一起工作以实现预定目标，并且可以通过使用软件、硬件（如处理电路或存储器）或其组合来全部或部分实现。同样的，一个处理器（或多个处理器或存储器）可以用来实现一个或多个模块或单元。此外，每个模块或单元都可以是包含该模块或单元功能的整体模块或单元的一部分。</w:t>
      </w:r>
    </w:p>
    <w:p w14:paraId="73CE1F3F">
      <w:pPr>
        <w:spacing w:line="460" w:lineRule="atLeast"/>
        <w:ind w:firstLine="480" w:firstLineChars="200"/>
        <w:rPr>
          <w:sz w:val="24"/>
          <w:highlight w:val="none"/>
        </w:rPr>
        <w:sectPr>
          <w:pgSz w:w="11907" w:h="16840"/>
          <w:pgMar w:top="1418" w:right="851" w:bottom="851" w:left="1418" w:header="567" w:footer="737" w:gutter="0"/>
          <w:pgNumType w:start="1"/>
          <w:cols w:space="0" w:num="1"/>
          <w:docGrid w:linePitch="286" w:charSpace="0"/>
        </w:sectPr>
      </w:pPr>
      <w:r>
        <w:rPr>
          <w:rFonts w:hint="eastAsia"/>
          <w:sz w:val="24"/>
          <w:highlight w:val="none"/>
        </w:rPr>
        <w:t>以上是对本申请的实施方式的具体说明，但本申请并不局限于上述实施方式，熟悉本领域的技术人员在不违背本申请精神的条件下还可作出种种等同的变形或替换，这些等同的变形或替换均包括在本申请权利要求所限定的范围内。</w:t>
      </w:r>
    </w:p>
    <w:p w14:paraId="4591A208">
      <w:pPr>
        <w:pStyle w:val="57"/>
        <w:pBdr>
          <w:bottom w:val="single" w:color="auto" w:sz="12" w:space="1"/>
        </w:pBdr>
        <w:tabs>
          <w:tab w:val="left" w:pos="7920"/>
        </w:tabs>
        <w:adjustRightInd w:val="0"/>
        <w:spacing w:after="120" w:afterLines="50" w:line="460" w:lineRule="atLeast"/>
        <w:ind w:firstLine="505" w:firstLineChars="60"/>
        <w:rPr>
          <w:rFonts w:eastAsia="宋体"/>
          <w:highlight w:val="none"/>
        </w:rPr>
      </w:pPr>
      <w:r>
        <w:rPr>
          <w:rFonts w:hint="eastAsia" w:eastAsia="宋体"/>
          <w:highlight w:val="none"/>
        </w:rPr>
        <w:t>说明书摘要</w:t>
      </w:r>
    </w:p>
    <w:p w14:paraId="14A9F98B">
      <w:pPr>
        <w:adjustRightInd w:val="0"/>
        <w:snapToGrid w:val="0"/>
        <w:spacing w:line="460" w:lineRule="atLeast"/>
        <w:ind w:firstLine="480" w:firstLineChars="200"/>
        <w:rPr>
          <w:rFonts w:hint="default" w:eastAsia="宋体"/>
          <w:sz w:val="28"/>
          <w:highlight w:val="none"/>
          <w:lang w:val="en-US" w:eastAsia="zh-CN"/>
        </w:rPr>
        <w:sectPr>
          <w:headerReference r:id="rId7" w:type="default"/>
          <w:footerReference r:id="rId9" w:type="default"/>
          <w:headerReference r:id="rId8" w:type="even"/>
          <w:footerReference r:id="rId10" w:type="even"/>
          <w:pgSz w:w="11907" w:h="16840"/>
          <w:pgMar w:top="1418" w:right="851" w:bottom="851" w:left="1418" w:header="567" w:footer="737" w:gutter="0"/>
          <w:pgNumType w:start="1"/>
          <w:cols w:space="0" w:num="1"/>
          <w:docGrid w:linePitch="286" w:charSpace="0"/>
        </w:sectPr>
      </w:pPr>
      <w:r>
        <w:rPr>
          <w:sz w:val="24"/>
          <w:highlight w:val="none"/>
        </w:rPr>
        <w:t>本</w:t>
      </w:r>
      <w:r>
        <w:rPr>
          <w:rFonts w:hint="eastAsia"/>
          <w:sz w:val="24"/>
          <w:highlight w:val="none"/>
        </w:rPr>
        <w:t>申请涉及</w:t>
      </w:r>
      <w:r>
        <w:rPr>
          <w:rFonts w:hint="eastAsia"/>
          <w:sz w:val="24"/>
          <w:highlight w:val="none"/>
          <w:lang w:val="en-US" w:eastAsia="zh-CN"/>
        </w:rPr>
        <w:t>元素分析技术领域</w:t>
      </w:r>
      <w:r>
        <w:rPr>
          <w:rFonts w:hint="eastAsia"/>
          <w:sz w:val="24"/>
          <w:highlight w:val="none"/>
        </w:rPr>
        <w:t>，尤其涉及一种</w:t>
      </w:r>
      <w:r>
        <w:rPr>
          <w:rFonts w:hint="eastAsia"/>
          <w:sz w:val="24"/>
          <w:highlight w:val="none"/>
          <w:lang w:eastAsia="zh-CN"/>
        </w:rPr>
        <w:t>基于LIBS光谱的稀土元素检测方法</w:t>
      </w:r>
      <w:r>
        <w:rPr>
          <w:rFonts w:hint="eastAsia"/>
          <w:sz w:val="24"/>
          <w:highlight w:val="none"/>
        </w:rPr>
        <w:t>。</w:t>
      </w:r>
      <w:r>
        <w:rPr>
          <w:rFonts w:hint="eastAsia"/>
          <w:sz w:val="24"/>
          <w:highlight w:val="none"/>
          <w:lang w:val="en-US" w:eastAsia="zh-CN"/>
        </w:rPr>
        <w:t>所述方法包括：获取模拟光谱，并确定可用峰；确定特征谱线，并生成基体干扰元素列表；根据预设电子温度得到谱线强度；生成理论强度梳；获取待测样品的真实光谱，并确定各个谱峰的强度；构建代价矩阵；从全局总峰位数中筛选出实验谱峰；生成实验强度梳；确定针对待测样品的多种元素的置信度，并确定置信度前N位的基体元素；根据置信度前N位的基体元素确定目标温度，输出待测样品的各种稀土元素的置信度，根据各个所述置信度对待测样品进行稀土元素检测分析。本申请通过光谱来对于含稀土元素的待测样品进行元素种类定性分析。</w:t>
      </w:r>
    </w:p>
    <w:p w14:paraId="0714FE07">
      <w:pPr>
        <w:pStyle w:val="57"/>
        <w:pBdr>
          <w:bottom w:val="single" w:color="auto" w:sz="12" w:space="1"/>
        </w:pBdr>
        <w:tabs>
          <w:tab w:val="left" w:pos="7920"/>
        </w:tabs>
        <w:adjustRightInd w:val="0"/>
        <w:spacing w:after="120" w:afterLines="50" w:line="460" w:lineRule="atLeast"/>
        <w:ind w:firstLine="505" w:firstLineChars="60"/>
        <w:rPr>
          <w:rFonts w:eastAsia="宋体"/>
          <w:highlight w:val="none"/>
        </w:rPr>
      </w:pPr>
      <w:r>
        <w:rPr>
          <w:rFonts w:hint="eastAsia" w:eastAsia="宋体"/>
          <w:highlight w:val="none"/>
        </w:rPr>
        <w:t>摘要附图</w:t>
      </w:r>
    </w:p>
    <w:p w14:paraId="4B620B1D">
      <w:pPr>
        <w:spacing w:line="460" w:lineRule="atLeast"/>
        <w:jc w:val="center"/>
        <w:rPr>
          <w:sz w:val="24"/>
          <w:highlight w:val="none"/>
        </w:rPr>
      </w:pPr>
      <w:r>
        <w:rPr>
          <w:sz w:val="24"/>
          <w:highlight w:val="none"/>
        </w:rPr>
        <w:object>
          <v:shape id="_x0000_i1025" o:spt="75" type="#_x0000_t75" style="height:239.9pt;width:481.25pt;" o:ole="t" filled="f" o:preferrelative="t" stroked="f" coordsize="21600,21600">
            <v:path/>
            <v:fill on="f" focussize="0,0"/>
            <v:stroke on="f"/>
            <v:imagedata r:id="rId13" o:title=""/>
            <o:lock v:ext="edit" aspectratio="f"/>
            <w10:wrap type="none"/>
            <w10:anchorlock/>
          </v:shape>
          <o:OLEObject Type="Embed" ProgID="Visio.Drawing.15" ShapeID="_x0000_i1025" DrawAspect="Content" ObjectID="_1468075725" r:id="rId12">
            <o:LockedField>false</o:LockedField>
          </o:OLEObject>
        </w:object>
      </w:r>
    </w:p>
    <w:p w14:paraId="0B5136B3">
      <w:pPr>
        <w:spacing w:line="460" w:lineRule="atLeast"/>
        <w:jc w:val="center"/>
        <w:rPr>
          <w:rStyle w:val="27"/>
          <w:sz w:val="24"/>
          <w:highlight w:val="none"/>
        </w:rPr>
      </w:pPr>
    </w:p>
    <w:p w14:paraId="762F8F7C">
      <w:pPr>
        <w:pStyle w:val="57"/>
        <w:pBdr>
          <w:bottom w:val="single" w:color="auto" w:sz="12" w:space="1"/>
        </w:pBdr>
        <w:tabs>
          <w:tab w:val="left" w:pos="7920"/>
        </w:tabs>
        <w:adjustRightInd w:val="0"/>
        <w:spacing w:after="120" w:afterLines="50" w:line="460" w:lineRule="atLeast"/>
        <w:jc w:val="both"/>
        <w:rPr>
          <w:rFonts w:eastAsia="宋体"/>
          <w:highlight w:val="none"/>
        </w:rPr>
        <w:sectPr>
          <w:pgSz w:w="11907" w:h="16840"/>
          <w:pgMar w:top="1417" w:right="850" w:bottom="850" w:left="1417" w:header="567" w:footer="737" w:gutter="0"/>
          <w:pgNumType w:start="1"/>
          <w:cols w:space="0" w:num="1"/>
        </w:sectPr>
      </w:pPr>
    </w:p>
    <w:p w14:paraId="19A070E0">
      <w:pPr>
        <w:pStyle w:val="57"/>
        <w:pBdr>
          <w:bottom w:val="single" w:color="auto" w:sz="12" w:space="1"/>
        </w:pBdr>
        <w:tabs>
          <w:tab w:val="left" w:pos="7920"/>
        </w:tabs>
        <w:adjustRightInd w:val="0"/>
        <w:spacing w:after="120" w:afterLines="50" w:line="460" w:lineRule="atLeast"/>
        <w:ind w:firstLine="505" w:firstLineChars="60"/>
        <w:rPr>
          <w:rFonts w:eastAsia="宋体"/>
          <w:highlight w:val="none"/>
        </w:rPr>
      </w:pPr>
      <w:r>
        <w:rPr>
          <w:rFonts w:hint="eastAsia" w:eastAsia="宋体"/>
          <w:highlight w:val="none"/>
        </w:rPr>
        <w:t>说明书附图</w:t>
      </w:r>
    </w:p>
    <w:p w14:paraId="3B16F959">
      <w:pPr>
        <w:tabs>
          <w:tab w:val="left" w:pos="567"/>
        </w:tabs>
        <w:spacing w:line="460" w:lineRule="atLeast"/>
        <w:jc w:val="center"/>
        <w:rPr>
          <w:sz w:val="24"/>
          <w:highlight w:val="none"/>
        </w:rPr>
      </w:pPr>
      <w:r>
        <w:rPr>
          <w:sz w:val="24"/>
          <w:highlight w:val="none"/>
        </w:rPr>
        <w:object>
          <v:shape id="_x0000_i1026" o:spt="75" type="#_x0000_t75" style="height:239.9pt;width:481.25pt;" o:ole="t" filled="f" o:preferrelative="t" stroked="f" coordsize="21600,21600">
            <v:path/>
            <v:fill on="f" focussize="0,0"/>
            <v:stroke on="f"/>
            <v:imagedata r:id="rId13" o:title=""/>
            <o:lock v:ext="edit" aspectratio="f"/>
            <w10:wrap type="none"/>
            <w10:anchorlock/>
          </v:shape>
          <o:OLEObject Type="Embed" ProgID="Visio.Drawing.15" ShapeID="_x0000_i1026" DrawAspect="Content" ObjectID="_1468075726" r:id="rId14">
            <o:LockedField>false</o:LockedField>
          </o:OLEObject>
        </w:object>
      </w:r>
    </w:p>
    <w:p w14:paraId="7B68991B">
      <w:pPr>
        <w:tabs>
          <w:tab w:val="left" w:pos="567"/>
        </w:tabs>
        <w:spacing w:line="460" w:lineRule="atLeast"/>
        <w:jc w:val="center"/>
        <w:rPr>
          <w:sz w:val="24"/>
          <w:highlight w:val="none"/>
        </w:rPr>
      </w:pPr>
      <w:r>
        <w:rPr>
          <w:rFonts w:hint="eastAsia"/>
          <w:sz w:val="24"/>
          <w:highlight w:val="none"/>
        </w:rPr>
        <w:t>图1</w:t>
      </w:r>
    </w:p>
    <w:p w14:paraId="208B44C3">
      <w:pPr>
        <w:tabs>
          <w:tab w:val="left" w:pos="567"/>
        </w:tabs>
        <w:spacing w:line="460" w:lineRule="atLeast"/>
        <w:jc w:val="center"/>
        <w:rPr>
          <w:sz w:val="24"/>
          <w:highlight w:val="none"/>
        </w:rPr>
      </w:pPr>
      <w:r>
        <w:rPr>
          <w:rFonts w:hint="eastAsia"/>
          <w:sz w:val="24"/>
          <w:highlight w:val="none"/>
          <w:lang w:eastAsia="zh-CN"/>
        </w:rPr>
        <w:drawing>
          <wp:inline distT="0" distB="0" distL="114300" distR="114300">
            <wp:extent cx="4829810" cy="4452620"/>
            <wp:effectExtent l="0" t="0" r="8890" b="5080"/>
            <wp:docPr id="27" name="图片 27" descr="整体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整体流程图"/>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4829810" cy="4452620"/>
                    </a:xfrm>
                    <a:prstGeom prst="rect">
                      <a:avLst/>
                    </a:prstGeom>
                  </pic:spPr>
                </pic:pic>
              </a:graphicData>
            </a:graphic>
          </wp:inline>
        </w:drawing>
      </w:r>
    </w:p>
    <w:p w14:paraId="19D9B2FA">
      <w:pPr>
        <w:tabs>
          <w:tab w:val="left" w:pos="567"/>
        </w:tabs>
        <w:spacing w:line="460" w:lineRule="atLeast"/>
        <w:jc w:val="center"/>
      </w:pPr>
      <w:r>
        <w:rPr>
          <w:rFonts w:hint="eastAsia"/>
          <w:sz w:val="24"/>
          <w:highlight w:val="none"/>
        </w:rPr>
        <w:t>图2</w:t>
      </w:r>
    </w:p>
    <w:p w14:paraId="1A959B80">
      <w:pPr>
        <w:tabs>
          <w:tab w:val="left" w:pos="567"/>
        </w:tabs>
        <w:spacing w:line="460" w:lineRule="atLeast"/>
        <w:jc w:val="center"/>
      </w:pPr>
      <w:r>
        <w:drawing>
          <wp:inline distT="0" distB="0" distL="114300" distR="114300">
            <wp:extent cx="2590165" cy="1881505"/>
            <wp:effectExtent l="0" t="0" r="635" b="444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7"/>
                    <a:srcRect r="1018" b="-620"/>
                    <a:stretch>
                      <a:fillRect/>
                    </a:stretch>
                  </pic:blipFill>
                  <pic:spPr>
                    <a:xfrm>
                      <a:off x="0" y="0"/>
                      <a:ext cx="2590165" cy="1881505"/>
                    </a:xfrm>
                    <a:prstGeom prst="rect">
                      <a:avLst/>
                    </a:prstGeom>
                    <a:noFill/>
                    <a:ln>
                      <a:noFill/>
                    </a:ln>
                  </pic:spPr>
                </pic:pic>
              </a:graphicData>
            </a:graphic>
          </wp:inline>
        </w:drawing>
      </w:r>
    </w:p>
    <w:p w14:paraId="4E4C21AB">
      <w:pPr>
        <w:tabs>
          <w:tab w:val="left" w:pos="567"/>
        </w:tabs>
        <w:spacing w:line="460" w:lineRule="atLeast"/>
        <w:jc w:val="center"/>
        <w:rPr>
          <w:rFonts w:hint="eastAsia" w:eastAsia="宋体"/>
          <w:sz w:val="24"/>
          <w:highlight w:val="none"/>
          <w:lang w:val="en-US" w:eastAsia="zh-CN"/>
        </w:rPr>
      </w:pPr>
      <w:r>
        <w:rPr>
          <w:rFonts w:hint="eastAsia"/>
          <w:sz w:val="24"/>
          <w:highlight w:val="none"/>
          <w:lang w:val="en-US" w:eastAsia="zh-CN"/>
        </w:rPr>
        <w:t>图3</w:t>
      </w:r>
    </w:p>
    <w:p w14:paraId="5EC39E28">
      <w:pPr>
        <w:tabs>
          <w:tab w:val="left" w:pos="567"/>
        </w:tabs>
        <w:spacing w:line="460" w:lineRule="atLeast"/>
        <w:jc w:val="center"/>
      </w:pPr>
    </w:p>
    <w:p w14:paraId="6311F5CE">
      <w:pPr>
        <w:tabs>
          <w:tab w:val="left" w:pos="567"/>
        </w:tabs>
        <w:spacing w:line="460" w:lineRule="atLeast"/>
        <w:jc w:val="center"/>
        <w:rPr>
          <w:rFonts w:hint="eastAsia"/>
          <w:sz w:val="24"/>
          <w:highlight w:val="none"/>
          <w:lang w:val="en-US" w:eastAsia="zh-CN"/>
        </w:rPr>
      </w:pPr>
      <w:r>
        <w:drawing>
          <wp:inline distT="0" distB="0" distL="114300" distR="114300">
            <wp:extent cx="3112770" cy="1677035"/>
            <wp:effectExtent l="0" t="0" r="1905" b="889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8"/>
                    <a:srcRect l="8141" b="1407"/>
                    <a:stretch>
                      <a:fillRect/>
                    </a:stretch>
                  </pic:blipFill>
                  <pic:spPr>
                    <a:xfrm>
                      <a:off x="0" y="0"/>
                      <a:ext cx="3112770" cy="1677035"/>
                    </a:xfrm>
                    <a:prstGeom prst="rect">
                      <a:avLst/>
                    </a:prstGeom>
                    <a:noFill/>
                    <a:ln>
                      <a:noFill/>
                    </a:ln>
                  </pic:spPr>
                </pic:pic>
              </a:graphicData>
            </a:graphic>
          </wp:inline>
        </w:drawing>
      </w:r>
    </w:p>
    <w:p w14:paraId="3B8C34CB">
      <w:pPr>
        <w:tabs>
          <w:tab w:val="left" w:pos="567"/>
        </w:tabs>
        <w:spacing w:line="460" w:lineRule="atLeast"/>
        <w:jc w:val="center"/>
        <w:rPr>
          <w:rFonts w:hint="eastAsia"/>
          <w:sz w:val="24"/>
          <w:highlight w:val="none"/>
          <w:lang w:val="en-US" w:eastAsia="zh-CN"/>
        </w:rPr>
      </w:pPr>
      <w:r>
        <w:rPr>
          <w:rFonts w:hint="eastAsia"/>
          <w:sz w:val="24"/>
          <w:highlight w:val="none"/>
        </w:rPr>
        <w:t>图</w:t>
      </w:r>
      <w:r>
        <w:rPr>
          <w:rFonts w:hint="eastAsia"/>
          <w:sz w:val="24"/>
          <w:highlight w:val="none"/>
          <w:lang w:val="en-US" w:eastAsia="zh-CN"/>
        </w:rPr>
        <w:t>4</w:t>
      </w:r>
    </w:p>
    <w:p w14:paraId="56A7E841">
      <w:pPr>
        <w:tabs>
          <w:tab w:val="left" w:pos="567"/>
        </w:tabs>
        <w:spacing w:line="460" w:lineRule="atLeast"/>
        <w:jc w:val="center"/>
        <w:rPr>
          <w:rFonts w:hint="eastAsia"/>
          <w:sz w:val="24"/>
          <w:highlight w:val="none"/>
          <w:lang w:val="en-US" w:eastAsia="zh-CN"/>
        </w:rPr>
      </w:pPr>
      <w:r>
        <w:drawing>
          <wp:inline distT="0" distB="0" distL="114300" distR="114300">
            <wp:extent cx="3838575" cy="1974215"/>
            <wp:effectExtent l="0" t="0" r="0" b="698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9"/>
                    <a:stretch>
                      <a:fillRect/>
                    </a:stretch>
                  </pic:blipFill>
                  <pic:spPr>
                    <a:xfrm>
                      <a:off x="0" y="0"/>
                      <a:ext cx="3838575" cy="1974215"/>
                    </a:xfrm>
                    <a:prstGeom prst="rect">
                      <a:avLst/>
                    </a:prstGeom>
                    <a:noFill/>
                    <a:ln>
                      <a:noFill/>
                    </a:ln>
                  </pic:spPr>
                </pic:pic>
              </a:graphicData>
            </a:graphic>
          </wp:inline>
        </w:drawing>
      </w:r>
    </w:p>
    <w:p w14:paraId="143DB1E3">
      <w:pPr>
        <w:tabs>
          <w:tab w:val="left" w:pos="567"/>
        </w:tabs>
        <w:spacing w:line="460" w:lineRule="atLeast"/>
        <w:jc w:val="center"/>
        <w:rPr>
          <w:rFonts w:hint="default"/>
          <w:sz w:val="24"/>
          <w:highlight w:val="none"/>
          <w:lang w:val="en-US" w:eastAsia="zh-CN"/>
        </w:rPr>
      </w:pPr>
      <w:r>
        <w:rPr>
          <w:rFonts w:hint="eastAsia"/>
          <w:sz w:val="24"/>
          <w:highlight w:val="none"/>
          <w:lang w:val="en-US" w:eastAsia="zh-CN"/>
        </w:rPr>
        <w:t>图5</w:t>
      </w:r>
    </w:p>
    <w:p w14:paraId="0B2A2AC6">
      <w:pPr>
        <w:tabs>
          <w:tab w:val="left" w:pos="567"/>
        </w:tabs>
        <w:spacing w:line="460" w:lineRule="atLeast"/>
        <w:jc w:val="center"/>
        <w:rPr>
          <w:rFonts w:hint="eastAsia"/>
          <w:sz w:val="24"/>
          <w:highlight w:val="none"/>
          <w:lang w:val="en-US" w:eastAsia="zh-CN"/>
        </w:rPr>
      </w:pPr>
      <w:r>
        <w:drawing>
          <wp:inline distT="0" distB="0" distL="114300" distR="114300">
            <wp:extent cx="2799715" cy="1917065"/>
            <wp:effectExtent l="0" t="0" r="635" b="698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20"/>
                    <a:stretch>
                      <a:fillRect/>
                    </a:stretch>
                  </pic:blipFill>
                  <pic:spPr>
                    <a:xfrm>
                      <a:off x="0" y="0"/>
                      <a:ext cx="2799715" cy="1917065"/>
                    </a:xfrm>
                    <a:prstGeom prst="rect">
                      <a:avLst/>
                    </a:prstGeom>
                    <a:noFill/>
                    <a:ln>
                      <a:noFill/>
                    </a:ln>
                  </pic:spPr>
                </pic:pic>
              </a:graphicData>
            </a:graphic>
          </wp:inline>
        </w:drawing>
      </w:r>
    </w:p>
    <w:p w14:paraId="24C24267">
      <w:pPr>
        <w:tabs>
          <w:tab w:val="left" w:pos="567"/>
        </w:tabs>
        <w:spacing w:line="460" w:lineRule="atLeast"/>
        <w:jc w:val="center"/>
        <w:rPr>
          <w:rFonts w:hint="default"/>
          <w:sz w:val="24"/>
          <w:highlight w:val="none"/>
          <w:lang w:val="en-US" w:eastAsia="zh-CN"/>
        </w:rPr>
      </w:pPr>
      <w:r>
        <w:rPr>
          <w:rFonts w:hint="default"/>
          <w:sz w:val="24"/>
          <w:highlight w:val="none"/>
          <w:lang w:val="en-US" w:eastAsia="zh-CN"/>
        </w:rPr>
        <w:t>图</w:t>
      </w:r>
      <w:r>
        <w:rPr>
          <w:rFonts w:hint="eastAsia"/>
          <w:sz w:val="24"/>
          <w:highlight w:val="none"/>
          <w:lang w:val="en-US" w:eastAsia="zh-CN"/>
        </w:rPr>
        <w:t>6</w:t>
      </w:r>
    </w:p>
    <w:p w14:paraId="6F821642">
      <w:pPr>
        <w:tabs>
          <w:tab w:val="left" w:pos="567"/>
        </w:tabs>
        <w:spacing w:line="460" w:lineRule="atLeast"/>
        <w:jc w:val="center"/>
        <w:rPr>
          <w:rFonts w:hint="default"/>
          <w:sz w:val="24"/>
          <w:highlight w:val="none"/>
          <w:lang w:val="en-US" w:eastAsia="zh-CN"/>
        </w:rPr>
      </w:pPr>
      <w:r>
        <w:rPr>
          <w:rFonts w:hint="default"/>
          <w:sz w:val="24"/>
          <w:highlight w:val="none"/>
          <w:lang w:val="en-US" w:eastAsia="zh-CN"/>
        </w:rPr>
        <w:drawing>
          <wp:inline distT="0" distB="0" distL="114300" distR="114300">
            <wp:extent cx="2499995" cy="1521460"/>
            <wp:effectExtent l="0" t="0" r="14605" b="2540"/>
            <wp:docPr id="1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2"/>
                    <pic:cNvPicPr>
                      <a:picLocks noChangeAspect="1"/>
                    </pic:cNvPicPr>
                  </pic:nvPicPr>
                  <pic:blipFill>
                    <a:blip r:embed="rId21"/>
                    <a:stretch>
                      <a:fillRect/>
                    </a:stretch>
                  </pic:blipFill>
                  <pic:spPr>
                    <a:xfrm>
                      <a:off x="0" y="0"/>
                      <a:ext cx="2499995" cy="1521460"/>
                    </a:xfrm>
                    <a:prstGeom prst="rect">
                      <a:avLst/>
                    </a:prstGeom>
                  </pic:spPr>
                </pic:pic>
              </a:graphicData>
            </a:graphic>
          </wp:inline>
        </w:drawing>
      </w:r>
    </w:p>
    <w:p w14:paraId="4DA92641">
      <w:pPr>
        <w:tabs>
          <w:tab w:val="left" w:pos="567"/>
        </w:tabs>
        <w:spacing w:line="460" w:lineRule="atLeast"/>
        <w:jc w:val="center"/>
        <w:rPr>
          <w:rFonts w:hint="default"/>
          <w:sz w:val="24"/>
          <w:highlight w:val="none"/>
          <w:lang w:val="en-US" w:eastAsia="zh-CN"/>
        </w:rPr>
      </w:pPr>
    </w:p>
    <w:p w14:paraId="5428C2C0">
      <w:pPr>
        <w:tabs>
          <w:tab w:val="left" w:pos="567"/>
        </w:tabs>
        <w:spacing w:line="460" w:lineRule="atLeast"/>
        <w:jc w:val="center"/>
        <w:rPr>
          <w:rFonts w:hint="default"/>
          <w:sz w:val="24"/>
          <w:highlight w:val="none"/>
          <w:lang w:val="en-US" w:eastAsia="zh-CN"/>
        </w:rPr>
      </w:pPr>
      <w:r>
        <w:rPr>
          <w:rFonts w:hint="default"/>
          <w:sz w:val="24"/>
          <w:highlight w:val="none"/>
          <w:lang w:val="en-US" w:eastAsia="zh-CN"/>
        </w:rPr>
        <w:t>图</w:t>
      </w:r>
      <w:r>
        <w:rPr>
          <w:rFonts w:hint="eastAsia"/>
          <w:sz w:val="24"/>
          <w:highlight w:val="none"/>
          <w:lang w:val="en-US" w:eastAsia="zh-CN"/>
        </w:rPr>
        <w:t>7</w:t>
      </w:r>
    </w:p>
    <w:p w14:paraId="102747B6">
      <w:pPr>
        <w:tabs>
          <w:tab w:val="left" w:pos="567"/>
        </w:tabs>
        <w:spacing w:line="460" w:lineRule="atLeast"/>
        <w:jc w:val="center"/>
        <w:rPr>
          <w:rFonts w:hint="default"/>
          <w:sz w:val="24"/>
          <w:highlight w:val="none"/>
          <w:lang w:val="en-US" w:eastAsia="zh-CN"/>
        </w:rPr>
      </w:pPr>
      <w:r>
        <w:rPr>
          <w:rFonts w:hint="default"/>
          <w:sz w:val="24"/>
          <w:highlight w:val="none"/>
          <w:lang w:val="en-US" w:eastAsia="zh-CN"/>
        </w:rPr>
        <w:drawing>
          <wp:inline distT="0" distB="0" distL="114300" distR="114300">
            <wp:extent cx="3855720" cy="2332990"/>
            <wp:effectExtent l="0" t="0" r="1905" b="635"/>
            <wp:docPr id="9" name="图片 9" descr="微信图片_20260525120533_7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微信图片_20260525120533_7_5"/>
                    <pic:cNvPicPr>
                      <a:picLocks noChangeAspect="1"/>
                    </pic:cNvPicPr>
                  </pic:nvPicPr>
                  <pic:blipFill>
                    <a:blip r:embed="rId22"/>
                    <a:stretch>
                      <a:fillRect/>
                    </a:stretch>
                  </pic:blipFill>
                  <pic:spPr>
                    <a:xfrm>
                      <a:off x="0" y="0"/>
                      <a:ext cx="3855720" cy="2332990"/>
                    </a:xfrm>
                    <a:prstGeom prst="rect">
                      <a:avLst/>
                    </a:prstGeom>
                  </pic:spPr>
                </pic:pic>
              </a:graphicData>
            </a:graphic>
          </wp:inline>
        </w:drawing>
      </w:r>
    </w:p>
    <w:p w14:paraId="004CBA06">
      <w:pPr>
        <w:tabs>
          <w:tab w:val="left" w:pos="567"/>
        </w:tabs>
        <w:spacing w:line="460" w:lineRule="atLeast"/>
        <w:jc w:val="center"/>
        <w:rPr>
          <w:rFonts w:hint="default"/>
          <w:sz w:val="24"/>
          <w:highlight w:val="none"/>
          <w:lang w:val="en-US" w:eastAsia="zh-CN"/>
        </w:rPr>
      </w:pPr>
      <w:r>
        <w:rPr>
          <w:rFonts w:hint="default"/>
          <w:sz w:val="24"/>
          <w:highlight w:val="none"/>
          <w:lang w:val="en-US" w:eastAsia="zh-CN"/>
        </w:rPr>
        <w:t>图</w:t>
      </w:r>
      <w:r>
        <w:rPr>
          <w:rFonts w:hint="eastAsia"/>
          <w:sz w:val="24"/>
          <w:highlight w:val="none"/>
          <w:lang w:val="en-US" w:eastAsia="zh-CN"/>
        </w:rPr>
        <w:t>8</w:t>
      </w:r>
    </w:p>
    <w:p w14:paraId="30B1AE5A">
      <w:pPr>
        <w:tabs>
          <w:tab w:val="left" w:pos="567"/>
        </w:tabs>
        <w:spacing w:line="460" w:lineRule="atLeast"/>
        <w:jc w:val="center"/>
        <w:rPr>
          <w:rFonts w:hint="default"/>
          <w:sz w:val="24"/>
          <w:highlight w:val="none"/>
          <w:lang w:val="en-US" w:eastAsia="zh-CN"/>
        </w:rPr>
      </w:pPr>
      <w:r>
        <w:drawing>
          <wp:inline distT="0" distB="0" distL="114300" distR="114300">
            <wp:extent cx="3300730" cy="2291080"/>
            <wp:effectExtent l="0" t="0" r="4445" b="444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23"/>
                    <a:stretch>
                      <a:fillRect/>
                    </a:stretch>
                  </pic:blipFill>
                  <pic:spPr>
                    <a:xfrm>
                      <a:off x="0" y="0"/>
                      <a:ext cx="3300730" cy="2291080"/>
                    </a:xfrm>
                    <a:prstGeom prst="rect">
                      <a:avLst/>
                    </a:prstGeom>
                    <a:noFill/>
                    <a:ln>
                      <a:noFill/>
                    </a:ln>
                  </pic:spPr>
                </pic:pic>
              </a:graphicData>
            </a:graphic>
          </wp:inline>
        </w:drawing>
      </w:r>
      <w:bookmarkStart w:id="0" w:name="_GoBack"/>
      <w:bookmarkEnd w:id="0"/>
    </w:p>
    <w:p w14:paraId="68FF4E94">
      <w:pPr>
        <w:tabs>
          <w:tab w:val="left" w:pos="567"/>
        </w:tabs>
        <w:spacing w:line="460" w:lineRule="atLeast"/>
        <w:jc w:val="center"/>
        <w:rPr>
          <w:rFonts w:hint="default"/>
          <w:sz w:val="24"/>
          <w:highlight w:val="none"/>
          <w:lang w:val="en-US" w:eastAsia="zh-CN"/>
        </w:rPr>
      </w:pPr>
      <w:r>
        <w:rPr>
          <w:rFonts w:hint="default"/>
          <w:sz w:val="24"/>
          <w:highlight w:val="none"/>
          <w:lang w:val="en-US" w:eastAsia="zh-CN"/>
        </w:rPr>
        <w:t>图</w:t>
      </w:r>
      <w:r>
        <w:rPr>
          <w:rFonts w:hint="eastAsia"/>
          <w:sz w:val="24"/>
          <w:highlight w:val="none"/>
          <w:lang w:val="en-US" w:eastAsia="zh-CN"/>
        </w:rPr>
        <w:t>9</w:t>
      </w:r>
    </w:p>
    <w:p w14:paraId="56EEC9CC">
      <w:pPr>
        <w:tabs>
          <w:tab w:val="left" w:pos="567"/>
        </w:tabs>
        <w:spacing w:line="460" w:lineRule="atLeast"/>
        <w:jc w:val="center"/>
        <w:rPr>
          <w:rFonts w:hint="default"/>
          <w:sz w:val="24"/>
          <w:highlight w:val="none"/>
          <w:lang w:val="en-US" w:eastAsia="zh-CN"/>
        </w:rPr>
      </w:pPr>
    </w:p>
    <w:p w14:paraId="3EDBA5D6">
      <w:pPr>
        <w:tabs>
          <w:tab w:val="left" w:pos="567"/>
        </w:tabs>
        <w:spacing w:line="460" w:lineRule="atLeast"/>
        <w:jc w:val="center"/>
        <w:rPr>
          <w:rFonts w:hint="default" w:eastAsia="宋体"/>
          <w:sz w:val="24"/>
          <w:highlight w:val="none"/>
          <w:lang w:val="en-US" w:eastAsia="zh-CN"/>
        </w:rPr>
      </w:pPr>
    </w:p>
    <w:sectPr>
      <w:pgSz w:w="11907" w:h="16840"/>
      <w:pgMar w:top="1417" w:right="850" w:bottom="850" w:left="1417" w:header="567" w:footer="737" w:gutter="0"/>
      <w:pgNumType w:start="1"/>
      <w:cols w:space="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昭扬" w:date="2026-05-21T23:11:09Z" w:initials="">
    <w:p w14:paraId="30F76C86">
      <w:pPr>
        <w:pStyle w:val="6"/>
        <w:rPr>
          <w:rFonts w:hint="default" w:eastAsia="宋体"/>
          <w:lang w:val="en-US" w:eastAsia="zh-CN"/>
        </w:rPr>
      </w:pPr>
      <w:r>
        <w:rPr>
          <w:rFonts w:hint="eastAsia"/>
          <w:lang w:val="en-US" w:eastAsia="zh-CN"/>
        </w:rPr>
        <w:t>是指基体元素还是稀土元素的谱线波长</w:t>
      </w:r>
    </w:p>
  </w:comment>
  <w:comment w:id="1" w:author="赖国梁" w:date="2026-05-23T18:42:42Z" w:initials="">
    <w:p w14:paraId="37747511">
      <w:pPr>
        <w:pStyle w:val="6"/>
        <w:rPr>
          <w:rFonts w:hint="default"/>
          <w:lang w:val="en-US" w:eastAsia="zh-CN"/>
        </w:rPr>
      </w:pPr>
      <w:r>
        <w:rPr>
          <w:rFonts w:hint="eastAsia"/>
          <w:lang w:val="en-US" w:eastAsia="zh-CN"/>
        </w:rPr>
        <w:t>任何元素，展宽是对任何元素都会有的，而这里的谱线的话就是任意元素的谱线。</w:t>
      </w:r>
    </w:p>
  </w:comment>
  <w:comment w:id="2" w:author="赖国梁" w:date="2026-05-23T19:02:41Z" w:initials="">
    <w:p w14:paraId="63073EC1">
      <w:pPr>
        <w:pStyle w:val="6"/>
        <w:rPr>
          <w:rFonts w:hint="default" w:eastAsia="宋体"/>
          <w:lang w:val="en-US" w:eastAsia="zh-CN"/>
        </w:rPr>
      </w:pPr>
      <w:r>
        <w:rPr>
          <w:rFonts w:hint="eastAsia"/>
          <w:lang w:val="en-US" w:eastAsia="zh-CN"/>
        </w:rPr>
        <w:t>极大值在7500-12000K范围外标记为错检，置信度直接置0</w:t>
      </w:r>
    </w:p>
  </w:comment>
  <w:comment w:id="3" w:author="赖国梁" w:date="2026-05-23T19:04:05Z" w:initials="">
    <w:p w14:paraId="7CA269FE">
      <w:pPr>
        <w:pStyle w:val="6"/>
        <w:rPr>
          <w:rFonts w:hint="default" w:eastAsia="宋体"/>
          <w:lang w:val="en-US" w:eastAsia="zh-CN"/>
        </w:rPr>
      </w:pPr>
      <w:r>
        <w:rPr>
          <w:rFonts w:hint="eastAsia"/>
          <w:lang w:val="en-US" w:eastAsia="zh-CN"/>
        </w:rPr>
        <w:t>7500-12000K</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0F76C86" w15:done="0"/>
  <w15:commentEx w15:paraId="37747511" w15:done="0" w15:paraIdParent="30F76C86"/>
  <w15:commentEx w15:paraId="63073EC1" w15:done="0"/>
  <w15:commentEx w15:paraId="7CA269FE"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0"/>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Times New Roman Bold">
    <w:altName w:val="Times New Roman"/>
    <w:panose1 w:val="02020803070505020304"/>
    <w:charset w:val="00"/>
    <w:family w:val="roman"/>
    <w:pitch w:val="default"/>
    <w:sig w:usb0="00000000" w:usb1="00000000" w:usb2="00000000" w:usb3="00000000" w:csb0="00000001"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83AAA3">
    <w:pPr>
      <w:pStyle w:val="11"/>
      <w:jc w:val="center"/>
    </w:pPr>
    <w:r>
      <w:fldChar w:fldCharType="begin"/>
    </w:r>
    <w:r>
      <w:instrText xml:space="preserve">PAGE   \* MERGEFORMAT</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3E424C">
    <w:pPr>
      <w:framePr w:wrap="around" w:vAnchor="text" w:hAnchor="margin" w:xAlign="center" w:y="1"/>
    </w:pPr>
    <w:r>
      <w:fldChar w:fldCharType="begin"/>
    </w:r>
    <w:r>
      <w:instrText xml:space="preserve">PAGE  </w:instrText>
    </w:r>
    <w:r>
      <w:fldChar w:fldCharType="end"/>
    </w:r>
  </w:p>
  <w:p w14:paraId="4B821C66"/>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A0C4E5">
    <w:pPr>
      <w:pStyle w:val="11"/>
      <w:jc w:val="center"/>
      <w:rPr>
        <w:rStyle w:val="21"/>
      </w:rPr>
    </w:pPr>
    <w:r>
      <w:fldChar w:fldCharType="begin"/>
    </w:r>
    <w:r>
      <w:instrText xml:space="preserve">PAGE   \* MERGEFORMAT</w:instrText>
    </w:r>
    <w:r>
      <w:fldChar w:fldCharType="separate"/>
    </w:r>
    <w:r>
      <w:t>1</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4C3F24">
    <w:pPr>
      <w:framePr w:wrap="around" w:vAnchor="text" w:hAnchor="margin" w:xAlign="center" w:y="1"/>
    </w:pPr>
    <w:r>
      <w:fldChar w:fldCharType="begin"/>
    </w:r>
    <w:r>
      <w:instrText xml:space="preserve">PAGE  </w:instrText>
    </w:r>
    <w:r>
      <w:fldChar w:fldCharType="end"/>
    </w:r>
  </w:p>
  <w:p w14:paraId="6D1F06F1"/>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19AA76">
    <w:pPr>
      <w:pStyle w:val="12"/>
      <w:pBdr>
        <w:bottom w:val="none" w:color="auto" w:sz="0" w:space="0"/>
      </w:pBdr>
      <w:jc w:val="left"/>
    </w:pPr>
    <w:r>
      <w:rPr>
        <w:color w:val="FF0000"/>
      </w:rPr>
      <w:tab/>
    </w:r>
    <w:r>
      <w:rPr>
        <w:color w:val="FF0000"/>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032461">
    <w:pPr>
      <w:pStyle w:val="12"/>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5A13F6"/>
    <w:multiLevelType w:val="singleLevel"/>
    <w:tmpl w:val="085A13F6"/>
    <w:lvl w:ilvl="0" w:tentative="0">
      <w:start w:val="1"/>
      <w:numFmt w:val="decimalZero"/>
      <w:pStyle w:val="36"/>
      <w:lvlText w:val="[00%1]"/>
      <w:lvlJc w:val="left"/>
      <w:pPr>
        <w:tabs>
          <w:tab w:val="left" w:pos="720"/>
        </w:tabs>
      </w:pPr>
      <w:rPr>
        <w:rFonts w:hint="default" w:ascii="Times New Roman Bold" w:hAnsi="Times New Roman Bold" w:cs="Times New Roman"/>
        <w:b/>
        <w:i w:val="0"/>
        <w:sz w:val="22"/>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赖国梁">
    <w15:presenceInfo w15:providerId="WPS Office" w15:userId="8995912409"/>
  </w15:person>
  <w15:person w15:author="昭扬">
    <w15:presenceInfo w15:providerId="WPS Office" w15:userId="404077943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AxMGNkYTRkMjkyOGY2ZmE3YzU0YjVlZGExYmQyYzMifQ=="/>
  </w:docVars>
  <w:rsids>
    <w:rsidRoot w:val="00172A27"/>
    <w:rsid w:val="0000030F"/>
    <w:rsid w:val="000006B6"/>
    <w:rsid w:val="00001007"/>
    <w:rsid w:val="00001594"/>
    <w:rsid w:val="00001BC1"/>
    <w:rsid w:val="00001F02"/>
    <w:rsid w:val="00002170"/>
    <w:rsid w:val="000021DA"/>
    <w:rsid w:val="000027D6"/>
    <w:rsid w:val="00002D0F"/>
    <w:rsid w:val="00002E31"/>
    <w:rsid w:val="00003167"/>
    <w:rsid w:val="00003316"/>
    <w:rsid w:val="0000381F"/>
    <w:rsid w:val="00003DF3"/>
    <w:rsid w:val="00003DFD"/>
    <w:rsid w:val="00004051"/>
    <w:rsid w:val="0000470E"/>
    <w:rsid w:val="000047AD"/>
    <w:rsid w:val="000047F7"/>
    <w:rsid w:val="00004911"/>
    <w:rsid w:val="00004D21"/>
    <w:rsid w:val="00004DDD"/>
    <w:rsid w:val="00004E32"/>
    <w:rsid w:val="0000511B"/>
    <w:rsid w:val="00005692"/>
    <w:rsid w:val="00005E90"/>
    <w:rsid w:val="00005F0B"/>
    <w:rsid w:val="00006C81"/>
    <w:rsid w:val="00006CB7"/>
    <w:rsid w:val="0000756C"/>
    <w:rsid w:val="00007641"/>
    <w:rsid w:val="0000774A"/>
    <w:rsid w:val="000077B7"/>
    <w:rsid w:val="00007C5C"/>
    <w:rsid w:val="00010686"/>
    <w:rsid w:val="00010A38"/>
    <w:rsid w:val="00010B6B"/>
    <w:rsid w:val="00010BE0"/>
    <w:rsid w:val="00010E71"/>
    <w:rsid w:val="00010ECC"/>
    <w:rsid w:val="00010F12"/>
    <w:rsid w:val="00010F5D"/>
    <w:rsid w:val="0001148A"/>
    <w:rsid w:val="000115F3"/>
    <w:rsid w:val="0001199D"/>
    <w:rsid w:val="00011A2C"/>
    <w:rsid w:val="00011D67"/>
    <w:rsid w:val="000129FE"/>
    <w:rsid w:val="00012CB4"/>
    <w:rsid w:val="000138F9"/>
    <w:rsid w:val="00013AB5"/>
    <w:rsid w:val="00014094"/>
    <w:rsid w:val="00014247"/>
    <w:rsid w:val="00014B17"/>
    <w:rsid w:val="000156F0"/>
    <w:rsid w:val="00015820"/>
    <w:rsid w:val="00015E84"/>
    <w:rsid w:val="00016271"/>
    <w:rsid w:val="00016291"/>
    <w:rsid w:val="000163FD"/>
    <w:rsid w:val="00016DA0"/>
    <w:rsid w:val="00016F5C"/>
    <w:rsid w:val="0001720F"/>
    <w:rsid w:val="0001736A"/>
    <w:rsid w:val="00017DCF"/>
    <w:rsid w:val="00017FE4"/>
    <w:rsid w:val="00020473"/>
    <w:rsid w:val="000205B1"/>
    <w:rsid w:val="00020C6A"/>
    <w:rsid w:val="00020C79"/>
    <w:rsid w:val="00021645"/>
    <w:rsid w:val="00021941"/>
    <w:rsid w:val="00022B0E"/>
    <w:rsid w:val="00023326"/>
    <w:rsid w:val="00023FFB"/>
    <w:rsid w:val="00024084"/>
    <w:rsid w:val="000241A2"/>
    <w:rsid w:val="0002478F"/>
    <w:rsid w:val="000249A7"/>
    <w:rsid w:val="00024C93"/>
    <w:rsid w:val="00025067"/>
    <w:rsid w:val="000257B8"/>
    <w:rsid w:val="00026029"/>
    <w:rsid w:val="0002637B"/>
    <w:rsid w:val="000264EC"/>
    <w:rsid w:val="0002671B"/>
    <w:rsid w:val="00026873"/>
    <w:rsid w:val="000268A5"/>
    <w:rsid w:val="00026D4B"/>
    <w:rsid w:val="0002711F"/>
    <w:rsid w:val="0002786D"/>
    <w:rsid w:val="0003018B"/>
    <w:rsid w:val="00030464"/>
    <w:rsid w:val="000308CD"/>
    <w:rsid w:val="00030B10"/>
    <w:rsid w:val="00031D0B"/>
    <w:rsid w:val="0003208C"/>
    <w:rsid w:val="0003235B"/>
    <w:rsid w:val="00032382"/>
    <w:rsid w:val="00032AFD"/>
    <w:rsid w:val="00032C43"/>
    <w:rsid w:val="00033647"/>
    <w:rsid w:val="00033933"/>
    <w:rsid w:val="00033AEC"/>
    <w:rsid w:val="00033FB7"/>
    <w:rsid w:val="00034334"/>
    <w:rsid w:val="00035478"/>
    <w:rsid w:val="000359BB"/>
    <w:rsid w:val="00036188"/>
    <w:rsid w:val="00036382"/>
    <w:rsid w:val="00036C2A"/>
    <w:rsid w:val="00037CBA"/>
    <w:rsid w:val="00037E6E"/>
    <w:rsid w:val="00040266"/>
    <w:rsid w:val="00040389"/>
    <w:rsid w:val="00040475"/>
    <w:rsid w:val="000406AE"/>
    <w:rsid w:val="0004083C"/>
    <w:rsid w:val="00040876"/>
    <w:rsid w:val="00040878"/>
    <w:rsid w:val="00040F46"/>
    <w:rsid w:val="00041B12"/>
    <w:rsid w:val="00041B48"/>
    <w:rsid w:val="00041B71"/>
    <w:rsid w:val="00041F0B"/>
    <w:rsid w:val="00041F55"/>
    <w:rsid w:val="00042582"/>
    <w:rsid w:val="000427E0"/>
    <w:rsid w:val="00042CA4"/>
    <w:rsid w:val="00043067"/>
    <w:rsid w:val="0004321A"/>
    <w:rsid w:val="000436A7"/>
    <w:rsid w:val="000437D3"/>
    <w:rsid w:val="0004382E"/>
    <w:rsid w:val="0004390A"/>
    <w:rsid w:val="00043CBD"/>
    <w:rsid w:val="00043F11"/>
    <w:rsid w:val="00044617"/>
    <w:rsid w:val="000452C6"/>
    <w:rsid w:val="000455E0"/>
    <w:rsid w:val="000459FA"/>
    <w:rsid w:val="00046070"/>
    <w:rsid w:val="00046B4A"/>
    <w:rsid w:val="00046B74"/>
    <w:rsid w:val="00046BB4"/>
    <w:rsid w:val="00046F9B"/>
    <w:rsid w:val="000474E2"/>
    <w:rsid w:val="000501AB"/>
    <w:rsid w:val="00050812"/>
    <w:rsid w:val="00051333"/>
    <w:rsid w:val="00051BBE"/>
    <w:rsid w:val="00052062"/>
    <w:rsid w:val="000525E1"/>
    <w:rsid w:val="00052D8D"/>
    <w:rsid w:val="00052E72"/>
    <w:rsid w:val="0005318D"/>
    <w:rsid w:val="0005323B"/>
    <w:rsid w:val="00053D02"/>
    <w:rsid w:val="00054438"/>
    <w:rsid w:val="00054D13"/>
    <w:rsid w:val="00054EF4"/>
    <w:rsid w:val="000552E0"/>
    <w:rsid w:val="00055308"/>
    <w:rsid w:val="00055848"/>
    <w:rsid w:val="00056508"/>
    <w:rsid w:val="0005669A"/>
    <w:rsid w:val="000569A0"/>
    <w:rsid w:val="00056D09"/>
    <w:rsid w:val="00056D9D"/>
    <w:rsid w:val="00057C63"/>
    <w:rsid w:val="00057E30"/>
    <w:rsid w:val="0006026E"/>
    <w:rsid w:val="00060321"/>
    <w:rsid w:val="0006040E"/>
    <w:rsid w:val="00060489"/>
    <w:rsid w:val="00060EA6"/>
    <w:rsid w:val="00060ED9"/>
    <w:rsid w:val="000610E4"/>
    <w:rsid w:val="0006157B"/>
    <w:rsid w:val="00061AAA"/>
    <w:rsid w:val="000620A0"/>
    <w:rsid w:val="0006218C"/>
    <w:rsid w:val="00062A1E"/>
    <w:rsid w:val="0006382C"/>
    <w:rsid w:val="00063B45"/>
    <w:rsid w:val="00063C0F"/>
    <w:rsid w:val="00063CD4"/>
    <w:rsid w:val="00064556"/>
    <w:rsid w:val="00064953"/>
    <w:rsid w:val="00064B11"/>
    <w:rsid w:val="00064C51"/>
    <w:rsid w:val="00064D75"/>
    <w:rsid w:val="00064E6E"/>
    <w:rsid w:val="00065015"/>
    <w:rsid w:val="00065609"/>
    <w:rsid w:val="00065CB0"/>
    <w:rsid w:val="000662D3"/>
    <w:rsid w:val="00066865"/>
    <w:rsid w:val="00067230"/>
    <w:rsid w:val="00067942"/>
    <w:rsid w:val="00070098"/>
    <w:rsid w:val="00070321"/>
    <w:rsid w:val="000704D4"/>
    <w:rsid w:val="00070578"/>
    <w:rsid w:val="00070A9B"/>
    <w:rsid w:val="0007114B"/>
    <w:rsid w:val="000712E8"/>
    <w:rsid w:val="00071338"/>
    <w:rsid w:val="00071B0E"/>
    <w:rsid w:val="00071C05"/>
    <w:rsid w:val="00071EFB"/>
    <w:rsid w:val="00072D17"/>
    <w:rsid w:val="00073271"/>
    <w:rsid w:val="0007340D"/>
    <w:rsid w:val="00073737"/>
    <w:rsid w:val="00074497"/>
    <w:rsid w:val="00074C81"/>
    <w:rsid w:val="00074D1C"/>
    <w:rsid w:val="000751CF"/>
    <w:rsid w:val="000751E0"/>
    <w:rsid w:val="00075319"/>
    <w:rsid w:val="00076399"/>
    <w:rsid w:val="0007656A"/>
    <w:rsid w:val="00076718"/>
    <w:rsid w:val="00076EFA"/>
    <w:rsid w:val="0007751F"/>
    <w:rsid w:val="00077816"/>
    <w:rsid w:val="00077ABA"/>
    <w:rsid w:val="00077AEA"/>
    <w:rsid w:val="00080023"/>
    <w:rsid w:val="000806CA"/>
    <w:rsid w:val="00080C1C"/>
    <w:rsid w:val="00080C2A"/>
    <w:rsid w:val="00080DD1"/>
    <w:rsid w:val="00081C24"/>
    <w:rsid w:val="0008262D"/>
    <w:rsid w:val="000828B3"/>
    <w:rsid w:val="00082DE3"/>
    <w:rsid w:val="0008327E"/>
    <w:rsid w:val="0008329B"/>
    <w:rsid w:val="000833FD"/>
    <w:rsid w:val="0008355D"/>
    <w:rsid w:val="0008389D"/>
    <w:rsid w:val="000838D3"/>
    <w:rsid w:val="000840AF"/>
    <w:rsid w:val="0008428A"/>
    <w:rsid w:val="000843AD"/>
    <w:rsid w:val="0008461D"/>
    <w:rsid w:val="000849C2"/>
    <w:rsid w:val="00084A80"/>
    <w:rsid w:val="00084C5A"/>
    <w:rsid w:val="00084CF2"/>
    <w:rsid w:val="00084FD2"/>
    <w:rsid w:val="000851B4"/>
    <w:rsid w:val="00085D05"/>
    <w:rsid w:val="00085D56"/>
    <w:rsid w:val="00085F70"/>
    <w:rsid w:val="00085FAE"/>
    <w:rsid w:val="000864DE"/>
    <w:rsid w:val="000866D4"/>
    <w:rsid w:val="000867ED"/>
    <w:rsid w:val="00086BE5"/>
    <w:rsid w:val="00086F3E"/>
    <w:rsid w:val="0008720C"/>
    <w:rsid w:val="000872D3"/>
    <w:rsid w:val="00087467"/>
    <w:rsid w:val="00087743"/>
    <w:rsid w:val="00090082"/>
    <w:rsid w:val="000902B6"/>
    <w:rsid w:val="000903EE"/>
    <w:rsid w:val="0009147F"/>
    <w:rsid w:val="0009153A"/>
    <w:rsid w:val="00091EE2"/>
    <w:rsid w:val="0009243D"/>
    <w:rsid w:val="00092586"/>
    <w:rsid w:val="0009264E"/>
    <w:rsid w:val="000926A8"/>
    <w:rsid w:val="0009278B"/>
    <w:rsid w:val="000927E8"/>
    <w:rsid w:val="00092856"/>
    <w:rsid w:val="00092973"/>
    <w:rsid w:val="00092C49"/>
    <w:rsid w:val="00092EE7"/>
    <w:rsid w:val="00092FD3"/>
    <w:rsid w:val="000931DC"/>
    <w:rsid w:val="000936CF"/>
    <w:rsid w:val="00093BBF"/>
    <w:rsid w:val="00093E09"/>
    <w:rsid w:val="00094E6B"/>
    <w:rsid w:val="00095029"/>
    <w:rsid w:val="000950B3"/>
    <w:rsid w:val="00095202"/>
    <w:rsid w:val="00095681"/>
    <w:rsid w:val="00095E66"/>
    <w:rsid w:val="00095FC9"/>
    <w:rsid w:val="000972A9"/>
    <w:rsid w:val="000973A5"/>
    <w:rsid w:val="000977D3"/>
    <w:rsid w:val="000978DE"/>
    <w:rsid w:val="000A0009"/>
    <w:rsid w:val="000A0196"/>
    <w:rsid w:val="000A04A2"/>
    <w:rsid w:val="000A0A91"/>
    <w:rsid w:val="000A1EDA"/>
    <w:rsid w:val="000A237F"/>
    <w:rsid w:val="000A257E"/>
    <w:rsid w:val="000A2798"/>
    <w:rsid w:val="000A2C6F"/>
    <w:rsid w:val="000A314C"/>
    <w:rsid w:val="000A3424"/>
    <w:rsid w:val="000A3A6E"/>
    <w:rsid w:val="000A3FCA"/>
    <w:rsid w:val="000A45DA"/>
    <w:rsid w:val="000A5A0D"/>
    <w:rsid w:val="000A5B03"/>
    <w:rsid w:val="000A5BDC"/>
    <w:rsid w:val="000A5F6F"/>
    <w:rsid w:val="000A60C9"/>
    <w:rsid w:val="000A61C3"/>
    <w:rsid w:val="000A62D6"/>
    <w:rsid w:val="000A6506"/>
    <w:rsid w:val="000A7A48"/>
    <w:rsid w:val="000A7B43"/>
    <w:rsid w:val="000B0299"/>
    <w:rsid w:val="000B032B"/>
    <w:rsid w:val="000B0803"/>
    <w:rsid w:val="000B0BDA"/>
    <w:rsid w:val="000B1298"/>
    <w:rsid w:val="000B17BC"/>
    <w:rsid w:val="000B1B6E"/>
    <w:rsid w:val="000B1F1D"/>
    <w:rsid w:val="000B2477"/>
    <w:rsid w:val="000B24CA"/>
    <w:rsid w:val="000B262C"/>
    <w:rsid w:val="000B2D7E"/>
    <w:rsid w:val="000B308C"/>
    <w:rsid w:val="000B30C9"/>
    <w:rsid w:val="000B3121"/>
    <w:rsid w:val="000B3127"/>
    <w:rsid w:val="000B3156"/>
    <w:rsid w:val="000B32A1"/>
    <w:rsid w:val="000B33B9"/>
    <w:rsid w:val="000B34B7"/>
    <w:rsid w:val="000B3A2A"/>
    <w:rsid w:val="000B3A47"/>
    <w:rsid w:val="000B3D8E"/>
    <w:rsid w:val="000B4153"/>
    <w:rsid w:val="000B450A"/>
    <w:rsid w:val="000B4734"/>
    <w:rsid w:val="000B47FC"/>
    <w:rsid w:val="000B4DD0"/>
    <w:rsid w:val="000B59F7"/>
    <w:rsid w:val="000B632E"/>
    <w:rsid w:val="000B67DC"/>
    <w:rsid w:val="000B6A3B"/>
    <w:rsid w:val="000B7455"/>
    <w:rsid w:val="000B754E"/>
    <w:rsid w:val="000B7594"/>
    <w:rsid w:val="000B797E"/>
    <w:rsid w:val="000C0680"/>
    <w:rsid w:val="000C070F"/>
    <w:rsid w:val="000C09CE"/>
    <w:rsid w:val="000C09E8"/>
    <w:rsid w:val="000C1CDD"/>
    <w:rsid w:val="000C21DB"/>
    <w:rsid w:val="000C21F0"/>
    <w:rsid w:val="000C2302"/>
    <w:rsid w:val="000C25A9"/>
    <w:rsid w:val="000C28EF"/>
    <w:rsid w:val="000C325E"/>
    <w:rsid w:val="000C326F"/>
    <w:rsid w:val="000C37A4"/>
    <w:rsid w:val="000C37CE"/>
    <w:rsid w:val="000C394E"/>
    <w:rsid w:val="000C3AB6"/>
    <w:rsid w:val="000C3B84"/>
    <w:rsid w:val="000C3EF1"/>
    <w:rsid w:val="000C4902"/>
    <w:rsid w:val="000C4B0C"/>
    <w:rsid w:val="000C4DDE"/>
    <w:rsid w:val="000C549C"/>
    <w:rsid w:val="000C571F"/>
    <w:rsid w:val="000C594C"/>
    <w:rsid w:val="000C5DA2"/>
    <w:rsid w:val="000C61EA"/>
    <w:rsid w:val="000C63D4"/>
    <w:rsid w:val="000C6993"/>
    <w:rsid w:val="000C69D4"/>
    <w:rsid w:val="000C6F57"/>
    <w:rsid w:val="000C6F9F"/>
    <w:rsid w:val="000C6FBA"/>
    <w:rsid w:val="000C7623"/>
    <w:rsid w:val="000C7ABD"/>
    <w:rsid w:val="000D001A"/>
    <w:rsid w:val="000D016D"/>
    <w:rsid w:val="000D0827"/>
    <w:rsid w:val="000D10C7"/>
    <w:rsid w:val="000D11FE"/>
    <w:rsid w:val="000D1A3D"/>
    <w:rsid w:val="000D1CDD"/>
    <w:rsid w:val="000D31AD"/>
    <w:rsid w:val="000D345F"/>
    <w:rsid w:val="000D354B"/>
    <w:rsid w:val="000D3763"/>
    <w:rsid w:val="000D377F"/>
    <w:rsid w:val="000D37B0"/>
    <w:rsid w:val="000D3D8D"/>
    <w:rsid w:val="000D47F3"/>
    <w:rsid w:val="000D48C7"/>
    <w:rsid w:val="000D4997"/>
    <w:rsid w:val="000D51BF"/>
    <w:rsid w:val="000D56F5"/>
    <w:rsid w:val="000D6133"/>
    <w:rsid w:val="000D618F"/>
    <w:rsid w:val="000D6522"/>
    <w:rsid w:val="000D6AAB"/>
    <w:rsid w:val="000D6C32"/>
    <w:rsid w:val="000D6C71"/>
    <w:rsid w:val="000D71C6"/>
    <w:rsid w:val="000D75E2"/>
    <w:rsid w:val="000D77A1"/>
    <w:rsid w:val="000E046C"/>
    <w:rsid w:val="000E0760"/>
    <w:rsid w:val="000E0A2D"/>
    <w:rsid w:val="000E100A"/>
    <w:rsid w:val="000E1027"/>
    <w:rsid w:val="000E15B6"/>
    <w:rsid w:val="000E1F3D"/>
    <w:rsid w:val="000E2242"/>
    <w:rsid w:val="000E286D"/>
    <w:rsid w:val="000E2BD0"/>
    <w:rsid w:val="000E2CC5"/>
    <w:rsid w:val="000E3051"/>
    <w:rsid w:val="000E314C"/>
    <w:rsid w:val="000E33D8"/>
    <w:rsid w:val="000E3BAA"/>
    <w:rsid w:val="000E45FB"/>
    <w:rsid w:val="000E4635"/>
    <w:rsid w:val="000E480D"/>
    <w:rsid w:val="000E488E"/>
    <w:rsid w:val="000E4967"/>
    <w:rsid w:val="000E4D55"/>
    <w:rsid w:val="000E58BA"/>
    <w:rsid w:val="000E5BCC"/>
    <w:rsid w:val="000E5F05"/>
    <w:rsid w:val="000E69B4"/>
    <w:rsid w:val="000E7296"/>
    <w:rsid w:val="000E72DA"/>
    <w:rsid w:val="000E7637"/>
    <w:rsid w:val="000E7B5F"/>
    <w:rsid w:val="000F0473"/>
    <w:rsid w:val="000F0645"/>
    <w:rsid w:val="000F0DC3"/>
    <w:rsid w:val="000F0FE3"/>
    <w:rsid w:val="000F1386"/>
    <w:rsid w:val="000F1D13"/>
    <w:rsid w:val="000F1D98"/>
    <w:rsid w:val="000F1F85"/>
    <w:rsid w:val="000F21EC"/>
    <w:rsid w:val="000F2683"/>
    <w:rsid w:val="000F2787"/>
    <w:rsid w:val="000F28BA"/>
    <w:rsid w:val="000F2906"/>
    <w:rsid w:val="000F3217"/>
    <w:rsid w:val="000F3229"/>
    <w:rsid w:val="000F3291"/>
    <w:rsid w:val="000F36F8"/>
    <w:rsid w:val="000F38D4"/>
    <w:rsid w:val="000F3DDA"/>
    <w:rsid w:val="000F4231"/>
    <w:rsid w:val="000F429D"/>
    <w:rsid w:val="000F43EA"/>
    <w:rsid w:val="000F4C9F"/>
    <w:rsid w:val="000F5161"/>
    <w:rsid w:val="000F51FC"/>
    <w:rsid w:val="000F53E1"/>
    <w:rsid w:val="000F57B1"/>
    <w:rsid w:val="000F5AAB"/>
    <w:rsid w:val="000F5B99"/>
    <w:rsid w:val="000F6555"/>
    <w:rsid w:val="000F679D"/>
    <w:rsid w:val="000F69B7"/>
    <w:rsid w:val="000F6C9D"/>
    <w:rsid w:val="000F7060"/>
    <w:rsid w:val="000F72F3"/>
    <w:rsid w:val="000F7378"/>
    <w:rsid w:val="000F7557"/>
    <w:rsid w:val="000F76CF"/>
    <w:rsid w:val="000F7AB2"/>
    <w:rsid w:val="000F7B64"/>
    <w:rsid w:val="000F7E32"/>
    <w:rsid w:val="001004A8"/>
    <w:rsid w:val="0010053D"/>
    <w:rsid w:val="0010071F"/>
    <w:rsid w:val="00100763"/>
    <w:rsid w:val="00100C22"/>
    <w:rsid w:val="00101A5C"/>
    <w:rsid w:val="00101C56"/>
    <w:rsid w:val="00102018"/>
    <w:rsid w:val="00102249"/>
    <w:rsid w:val="00102A26"/>
    <w:rsid w:val="00102AC6"/>
    <w:rsid w:val="00102B89"/>
    <w:rsid w:val="00102D4C"/>
    <w:rsid w:val="00102DB5"/>
    <w:rsid w:val="00102F31"/>
    <w:rsid w:val="00102F78"/>
    <w:rsid w:val="00103042"/>
    <w:rsid w:val="001039AC"/>
    <w:rsid w:val="00103C56"/>
    <w:rsid w:val="00103C70"/>
    <w:rsid w:val="00104055"/>
    <w:rsid w:val="0010434F"/>
    <w:rsid w:val="001045AE"/>
    <w:rsid w:val="00104675"/>
    <w:rsid w:val="00104CE2"/>
    <w:rsid w:val="0010512D"/>
    <w:rsid w:val="00105321"/>
    <w:rsid w:val="001053FA"/>
    <w:rsid w:val="0010585F"/>
    <w:rsid w:val="0010634B"/>
    <w:rsid w:val="00106AE8"/>
    <w:rsid w:val="00106B5C"/>
    <w:rsid w:val="0010784E"/>
    <w:rsid w:val="00107AB3"/>
    <w:rsid w:val="00107AC3"/>
    <w:rsid w:val="00110010"/>
    <w:rsid w:val="00110344"/>
    <w:rsid w:val="0011046B"/>
    <w:rsid w:val="0011091B"/>
    <w:rsid w:val="00110D90"/>
    <w:rsid w:val="00111C5F"/>
    <w:rsid w:val="00111EB1"/>
    <w:rsid w:val="00112007"/>
    <w:rsid w:val="001126F3"/>
    <w:rsid w:val="00112F73"/>
    <w:rsid w:val="00112FFF"/>
    <w:rsid w:val="0011340A"/>
    <w:rsid w:val="00113C97"/>
    <w:rsid w:val="001140D9"/>
    <w:rsid w:val="00114633"/>
    <w:rsid w:val="001149FC"/>
    <w:rsid w:val="00114A42"/>
    <w:rsid w:val="00114D11"/>
    <w:rsid w:val="00114D45"/>
    <w:rsid w:val="00114FAC"/>
    <w:rsid w:val="00115194"/>
    <w:rsid w:val="00115648"/>
    <w:rsid w:val="00115F3F"/>
    <w:rsid w:val="00117A80"/>
    <w:rsid w:val="00117CA3"/>
    <w:rsid w:val="00117F3C"/>
    <w:rsid w:val="00117FA4"/>
    <w:rsid w:val="00120107"/>
    <w:rsid w:val="00120C86"/>
    <w:rsid w:val="001213DC"/>
    <w:rsid w:val="00121ADC"/>
    <w:rsid w:val="001223D2"/>
    <w:rsid w:val="00122B41"/>
    <w:rsid w:val="00122D1B"/>
    <w:rsid w:val="001232A4"/>
    <w:rsid w:val="001235D4"/>
    <w:rsid w:val="0012415C"/>
    <w:rsid w:val="00124447"/>
    <w:rsid w:val="00124EE8"/>
    <w:rsid w:val="00125203"/>
    <w:rsid w:val="001254D8"/>
    <w:rsid w:val="00125974"/>
    <w:rsid w:val="00125DF2"/>
    <w:rsid w:val="00125EE9"/>
    <w:rsid w:val="001263D4"/>
    <w:rsid w:val="00126830"/>
    <w:rsid w:val="00126A3B"/>
    <w:rsid w:val="00126B97"/>
    <w:rsid w:val="00126D92"/>
    <w:rsid w:val="0012797A"/>
    <w:rsid w:val="00127B32"/>
    <w:rsid w:val="00127E60"/>
    <w:rsid w:val="0013041E"/>
    <w:rsid w:val="001308F3"/>
    <w:rsid w:val="0013099F"/>
    <w:rsid w:val="00130A47"/>
    <w:rsid w:val="00130BC9"/>
    <w:rsid w:val="00130E9B"/>
    <w:rsid w:val="00131391"/>
    <w:rsid w:val="001313F9"/>
    <w:rsid w:val="00131B25"/>
    <w:rsid w:val="00131F87"/>
    <w:rsid w:val="00132480"/>
    <w:rsid w:val="00132878"/>
    <w:rsid w:val="00132CA8"/>
    <w:rsid w:val="00132CE4"/>
    <w:rsid w:val="0013326A"/>
    <w:rsid w:val="0013330E"/>
    <w:rsid w:val="001334BF"/>
    <w:rsid w:val="00133901"/>
    <w:rsid w:val="00133AFF"/>
    <w:rsid w:val="00133FF7"/>
    <w:rsid w:val="0013449E"/>
    <w:rsid w:val="001344D2"/>
    <w:rsid w:val="00134513"/>
    <w:rsid w:val="001346DE"/>
    <w:rsid w:val="00134898"/>
    <w:rsid w:val="00134947"/>
    <w:rsid w:val="001351A0"/>
    <w:rsid w:val="001351FA"/>
    <w:rsid w:val="001354DD"/>
    <w:rsid w:val="00135F9A"/>
    <w:rsid w:val="001364B7"/>
    <w:rsid w:val="00136560"/>
    <w:rsid w:val="00136B79"/>
    <w:rsid w:val="00136BC3"/>
    <w:rsid w:val="00136F39"/>
    <w:rsid w:val="00137174"/>
    <w:rsid w:val="00137D15"/>
    <w:rsid w:val="00140E31"/>
    <w:rsid w:val="00141328"/>
    <w:rsid w:val="00141B49"/>
    <w:rsid w:val="00141EE1"/>
    <w:rsid w:val="00142779"/>
    <w:rsid w:val="001427E0"/>
    <w:rsid w:val="00142A7B"/>
    <w:rsid w:val="00142AEA"/>
    <w:rsid w:val="00142BB8"/>
    <w:rsid w:val="00142E77"/>
    <w:rsid w:val="001431AC"/>
    <w:rsid w:val="00143608"/>
    <w:rsid w:val="0014423C"/>
    <w:rsid w:val="001449CE"/>
    <w:rsid w:val="00144C14"/>
    <w:rsid w:val="0014501C"/>
    <w:rsid w:val="00145185"/>
    <w:rsid w:val="00145285"/>
    <w:rsid w:val="00145512"/>
    <w:rsid w:val="00145AD0"/>
    <w:rsid w:val="00145C81"/>
    <w:rsid w:val="001464E8"/>
    <w:rsid w:val="00146651"/>
    <w:rsid w:val="00146A28"/>
    <w:rsid w:val="00146B8A"/>
    <w:rsid w:val="00146C5A"/>
    <w:rsid w:val="00146EB2"/>
    <w:rsid w:val="00147693"/>
    <w:rsid w:val="001476C8"/>
    <w:rsid w:val="00150E13"/>
    <w:rsid w:val="00151137"/>
    <w:rsid w:val="001511DC"/>
    <w:rsid w:val="00151BCA"/>
    <w:rsid w:val="00151D04"/>
    <w:rsid w:val="00152238"/>
    <w:rsid w:val="00152B07"/>
    <w:rsid w:val="00152CAA"/>
    <w:rsid w:val="00152D42"/>
    <w:rsid w:val="00152E54"/>
    <w:rsid w:val="00152EB5"/>
    <w:rsid w:val="0015309D"/>
    <w:rsid w:val="0015376F"/>
    <w:rsid w:val="001537A7"/>
    <w:rsid w:val="001537F6"/>
    <w:rsid w:val="00153EED"/>
    <w:rsid w:val="00153FBA"/>
    <w:rsid w:val="00154044"/>
    <w:rsid w:val="00154A41"/>
    <w:rsid w:val="00154C0C"/>
    <w:rsid w:val="00155446"/>
    <w:rsid w:val="00155778"/>
    <w:rsid w:val="00155923"/>
    <w:rsid w:val="0015603B"/>
    <w:rsid w:val="00156565"/>
    <w:rsid w:val="00156749"/>
    <w:rsid w:val="00156B20"/>
    <w:rsid w:val="00156C41"/>
    <w:rsid w:val="00156ED3"/>
    <w:rsid w:val="00157011"/>
    <w:rsid w:val="00157756"/>
    <w:rsid w:val="001577F3"/>
    <w:rsid w:val="00157A5B"/>
    <w:rsid w:val="00157F9C"/>
    <w:rsid w:val="00160BAD"/>
    <w:rsid w:val="00160BDF"/>
    <w:rsid w:val="00161107"/>
    <w:rsid w:val="00161344"/>
    <w:rsid w:val="00161B4C"/>
    <w:rsid w:val="00161BED"/>
    <w:rsid w:val="00162C8A"/>
    <w:rsid w:val="001632A0"/>
    <w:rsid w:val="00163C9C"/>
    <w:rsid w:val="00163D11"/>
    <w:rsid w:val="00163E04"/>
    <w:rsid w:val="001643AC"/>
    <w:rsid w:val="00164738"/>
    <w:rsid w:val="00164D84"/>
    <w:rsid w:val="001651FD"/>
    <w:rsid w:val="00165525"/>
    <w:rsid w:val="0016558C"/>
    <w:rsid w:val="0016559B"/>
    <w:rsid w:val="001657D9"/>
    <w:rsid w:val="001660ED"/>
    <w:rsid w:val="00166B56"/>
    <w:rsid w:val="0016722A"/>
    <w:rsid w:val="001672CB"/>
    <w:rsid w:val="001678E3"/>
    <w:rsid w:val="0017012B"/>
    <w:rsid w:val="0017023A"/>
    <w:rsid w:val="00170822"/>
    <w:rsid w:val="001708E2"/>
    <w:rsid w:val="00170BDA"/>
    <w:rsid w:val="00171450"/>
    <w:rsid w:val="0017145C"/>
    <w:rsid w:val="0017207D"/>
    <w:rsid w:val="001725A9"/>
    <w:rsid w:val="00172C4B"/>
    <w:rsid w:val="001731AA"/>
    <w:rsid w:val="00173675"/>
    <w:rsid w:val="001736F6"/>
    <w:rsid w:val="00173869"/>
    <w:rsid w:val="001738EA"/>
    <w:rsid w:val="00173BE7"/>
    <w:rsid w:val="00173D36"/>
    <w:rsid w:val="00173F0D"/>
    <w:rsid w:val="001744DA"/>
    <w:rsid w:val="001744EA"/>
    <w:rsid w:val="0017478E"/>
    <w:rsid w:val="00174880"/>
    <w:rsid w:val="0017531F"/>
    <w:rsid w:val="001754FC"/>
    <w:rsid w:val="00175E1A"/>
    <w:rsid w:val="00176235"/>
    <w:rsid w:val="0017653B"/>
    <w:rsid w:val="001768E9"/>
    <w:rsid w:val="00177263"/>
    <w:rsid w:val="001776AE"/>
    <w:rsid w:val="0017770A"/>
    <w:rsid w:val="00177B0D"/>
    <w:rsid w:val="001801AB"/>
    <w:rsid w:val="0018068F"/>
    <w:rsid w:val="00180A34"/>
    <w:rsid w:val="00180ED5"/>
    <w:rsid w:val="001813FE"/>
    <w:rsid w:val="00181B1E"/>
    <w:rsid w:val="00181EA1"/>
    <w:rsid w:val="001822B6"/>
    <w:rsid w:val="00182323"/>
    <w:rsid w:val="00182681"/>
    <w:rsid w:val="00182A4D"/>
    <w:rsid w:val="00182F40"/>
    <w:rsid w:val="00182FB4"/>
    <w:rsid w:val="00183196"/>
    <w:rsid w:val="00183492"/>
    <w:rsid w:val="001835BB"/>
    <w:rsid w:val="00183E9E"/>
    <w:rsid w:val="001842E5"/>
    <w:rsid w:val="00184553"/>
    <w:rsid w:val="00184CE0"/>
    <w:rsid w:val="00184D1B"/>
    <w:rsid w:val="001854DD"/>
    <w:rsid w:val="0018561B"/>
    <w:rsid w:val="001857CD"/>
    <w:rsid w:val="001857FD"/>
    <w:rsid w:val="0018586C"/>
    <w:rsid w:val="0018590D"/>
    <w:rsid w:val="001859E9"/>
    <w:rsid w:val="00185EE2"/>
    <w:rsid w:val="001869CE"/>
    <w:rsid w:val="00187505"/>
    <w:rsid w:val="001879EF"/>
    <w:rsid w:val="0019011E"/>
    <w:rsid w:val="001903D8"/>
    <w:rsid w:val="00190A96"/>
    <w:rsid w:val="00190D12"/>
    <w:rsid w:val="001910CE"/>
    <w:rsid w:val="001911D4"/>
    <w:rsid w:val="001912EF"/>
    <w:rsid w:val="00191F23"/>
    <w:rsid w:val="001922E5"/>
    <w:rsid w:val="001926F8"/>
    <w:rsid w:val="001928B2"/>
    <w:rsid w:val="0019290C"/>
    <w:rsid w:val="00192DE0"/>
    <w:rsid w:val="00193178"/>
    <w:rsid w:val="00193962"/>
    <w:rsid w:val="00193E0A"/>
    <w:rsid w:val="0019431F"/>
    <w:rsid w:val="00194713"/>
    <w:rsid w:val="00194986"/>
    <w:rsid w:val="00194FC2"/>
    <w:rsid w:val="001956FD"/>
    <w:rsid w:val="00195EA1"/>
    <w:rsid w:val="00196781"/>
    <w:rsid w:val="00196923"/>
    <w:rsid w:val="00196D4D"/>
    <w:rsid w:val="00196E22"/>
    <w:rsid w:val="0019755A"/>
    <w:rsid w:val="00197775"/>
    <w:rsid w:val="00197920"/>
    <w:rsid w:val="001A0581"/>
    <w:rsid w:val="001A0B73"/>
    <w:rsid w:val="001A0BA6"/>
    <w:rsid w:val="001A113A"/>
    <w:rsid w:val="001A129F"/>
    <w:rsid w:val="001A13A7"/>
    <w:rsid w:val="001A1695"/>
    <w:rsid w:val="001A27AA"/>
    <w:rsid w:val="001A2ABF"/>
    <w:rsid w:val="001A303C"/>
    <w:rsid w:val="001A32BB"/>
    <w:rsid w:val="001A35C7"/>
    <w:rsid w:val="001A39A4"/>
    <w:rsid w:val="001A3B42"/>
    <w:rsid w:val="001A3CB1"/>
    <w:rsid w:val="001A3E17"/>
    <w:rsid w:val="001A412E"/>
    <w:rsid w:val="001A4535"/>
    <w:rsid w:val="001A47D7"/>
    <w:rsid w:val="001A4847"/>
    <w:rsid w:val="001A493A"/>
    <w:rsid w:val="001A4980"/>
    <w:rsid w:val="001A4F34"/>
    <w:rsid w:val="001A51FB"/>
    <w:rsid w:val="001A5264"/>
    <w:rsid w:val="001A5461"/>
    <w:rsid w:val="001A54FA"/>
    <w:rsid w:val="001A55ED"/>
    <w:rsid w:val="001A59B6"/>
    <w:rsid w:val="001A5BCA"/>
    <w:rsid w:val="001A6622"/>
    <w:rsid w:val="001A6ADF"/>
    <w:rsid w:val="001A7031"/>
    <w:rsid w:val="001A7609"/>
    <w:rsid w:val="001A7A8C"/>
    <w:rsid w:val="001A7AE7"/>
    <w:rsid w:val="001A7C45"/>
    <w:rsid w:val="001B0358"/>
    <w:rsid w:val="001B0801"/>
    <w:rsid w:val="001B088C"/>
    <w:rsid w:val="001B0959"/>
    <w:rsid w:val="001B0B48"/>
    <w:rsid w:val="001B0D38"/>
    <w:rsid w:val="001B16DC"/>
    <w:rsid w:val="001B17F0"/>
    <w:rsid w:val="001B1DC4"/>
    <w:rsid w:val="001B2667"/>
    <w:rsid w:val="001B26C0"/>
    <w:rsid w:val="001B2EA7"/>
    <w:rsid w:val="001B2FA4"/>
    <w:rsid w:val="001B2FB1"/>
    <w:rsid w:val="001B367B"/>
    <w:rsid w:val="001B37F4"/>
    <w:rsid w:val="001B3889"/>
    <w:rsid w:val="001B3BF4"/>
    <w:rsid w:val="001B5899"/>
    <w:rsid w:val="001B59DF"/>
    <w:rsid w:val="001B5C1E"/>
    <w:rsid w:val="001B5DBC"/>
    <w:rsid w:val="001B6419"/>
    <w:rsid w:val="001B6567"/>
    <w:rsid w:val="001B67DC"/>
    <w:rsid w:val="001B6C74"/>
    <w:rsid w:val="001B6E2F"/>
    <w:rsid w:val="001B70FA"/>
    <w:rsid w:val="001B7309"/>
    <w:rsid w:val="001B75FE"/>
    <w:rsid w:val="001B79AA"/>
    <w:rsid w:val="001C0060"/>
    <w:rsid w:val="001C068E"/>
    <w:rsid w:val="001C096B"/>
    <w:rsid w:val="001C0A00"/>
    <w:rsid w:val="001C0AB7"/>
    <w:rsid w:val="001C1588"/>
    <w:rsid w:val="001C16CC"/>
    <w:rsid w:val="001C17DC"/>
    <w:rsid w:val="001C23C9"/>
    <w:rsid w:val="001C25A1"/>
    <w:rsid w:val="001C2A01"/>
    <w:rsid w:val="001C2E53"/>
    <w:rsid w:val="001C309A"/>
    <w:rsid w:val="001C33CC"/>
    <w:rsid w:val="001C33FA"/>
    <w:rsid w:val="001C34D0"/>
    <w:rsid w:val="001C382D"/>
    <w:rsid w:val="001C3B95"/>
    <w:rsid w:val="001C3CA5"/>
    <w:rsid w:val="001C4117"/>
    <w:rsid w:val="001C4421"/>
    <w:rsid w:val="001C4601"/>
    <w:rsid w:val="001C46BB"/>
    <w:rsid w:val="001C4720"/>
    <w:rsid w:val="001C57CC"/>
    <w:rsid w:val="001C5C2A"/>
    <w:rsid w:val="001C5D47"/>
    <w:rsid w:val="001C5DA6"/>
    <w:rsid w:val="001C635B"/>
    <w:rsid w:val="001C6693"/>
    <w:rsid w:val="001C6D3E"/>
    <w:rsid w:val="001C7075"/>
    <w:rsid w:val="001C7258"/>
    <w:rsid w:val="001D0141"/>
    <w:rsid w:val="001D0169"/>
    <w:rsid w:val="001D04F5"/>
    <w:rsid w:val="001D0739"/>
    <w:rsid w:val="001D0988"/>
    <w:rsid w:val="001D1C1A"/>
    <w:rsid w:val="001D1CB2"/>
    <w:rsid w:val="001D25A0"/>
    <w:rsid w:val="001D273C"/>
    <w:rsid w:val="001D2FED"/>
    <w:rsid w:val="001D36CD"/>
    <w:rsid w:val="001D36E5"/>
    <w:rsid w:val="001D36E6"/>
    <w:rsid w:val="001D3DA1"/>
    <w:rsid w:val="001D4497"/>
    <w:rsid w:val="001D44C3"/>
    <w:rsid w:val="001D4933"/>
    <w:rsid w:val="001D4BB4"/>
    <w:rsid w:val="001D4F40"/>
    <w:rsid w:val="001D5818"/>
    <w:rsid w:val="001D589F"/>
    <w:rsid w:val="001D5985"/>
    <w:rsid w:val="001D5BCD"/>
    <w:rsid w:val="001D5CA3"/>
    <w:rsid w:val="001D608B"/>
    <w:rsid w:val="001D68A8"/>
    <w:rsid w:val="001D6C00"/>
    <w:rsid w:val="001D7401"/>
    <w:rsid w:val="001D7526"/>
    <w:rsid w:val="001D76A3"/>
    <w:rsid w:val="001D7722"/>
    <w:rsid w:val="001D78B4"/>
    <w:rsid w:val="001D7EEF"/>
    <w:rsid w:val="001D7F34"/>
    <w:rsid w:val="001E0098"/>
    <w:rsid w:val="001E084A"/>
    <w:rsid w:val="001E0B6D"/>
    <w:rsid w:val="001E163A"/>
    <w:rsid w:val="001E2173"/>
    <w:rsid w:val="001E2192"/>
    <w:rsid w:val="001E2436"/>
    <w:rsid w:val="001E2474"/>
    <w:rsid w:val="001E2569"/>
    <w:rsid w:val="001E25EC"/>
    <w:rsid w:val="001E2D34"/>
    <w:rsid w:val="001E2F11"/>
    <w:rsid w:val="001E3456"/>
    <w:rsid w:val="001E34E3"/>
    <w:rsid w:val="001E3866"/>
    <w:rsid w:val="001E3B08"/>
    <w:rsid w:val="001E3E61"/>
    <w:rsid w:val="001E40C7"/>
    <w:rsid w:val="001E4240"/>
    <w:rsid w:val="001E50E1"/>
    <w:rsid w:val="001E5417"/>
    <w:rsid w:val="001E5473"/>
    <w:rsid w:val="001E58B7"/>
    <w:rsid w:val="001E58D0"/>
    <w:rsid w:val="001E5B29"/>
    <w:rsid w:val="001E66BC"/>
    <w:rsid w:val="001E67D4"/>
    <w:rsid w:val="001E77B9"/>
    <w:rsid w:val="001E7B02"/>
    <w:rsid w:val="001E7C4D"/>
    <w:rsid w:val="001E7D7C"/>
    <w:rsid w:val="001F028C"/>
    <w:rsid w:val="001F0A42"/>
    <w:rsid w:val="001F0B59"/>
    <w:rsid w:val="001F0C59"/>
    <w:rsid w:val="001F0CF2"/>
    <w:rsid w:val="001F131B"/>
    <w:rsid w:val="001F14AC"/>
    <w:rsid w:val="001F16E1"/>
    <w:rsid w:val="001F1B04"/>
    <w:rsid w:val="001F1EE8"/>
    <w:rsid w:val="001F1F42"/>
    <w:rsid w:val="001F2301"/>
    <w:rsid w:val="001F25FD"/>
    <w:rsid w:val="001F3861"/>
    <w:rsid w:val="001F4117"/>
    <w:rsid w:val="001F43B9"/>
    <w:rsid w:val="001F43F8"/>
    <w:rsid w:val="001F460F"/>
    <w:rsid w:val="001F4636"/>
    <w:rsid w:val="001F4758"/>
    <w:rsid w:val="001F4773"/>
    <w:rsid w:val="001F4924"/>
    <w:rsid w:val="001F4C5A"/>
    <w:rsid w:val="001F4CB7"/>
    <w:rsid w:val="001F4FAB"/>
    <w:rsid w:val="001F5078"/>
    <w:rsid w:val="001F5399"/>
    <w:rsid w:val="001F5572"/>
    <w:rsid w:val="001F567A"/>
    <w:rsid w:val="001F5AFF"/>
    <w:rsid w:val="001F5C6D"/>
    <w:rsid w:val="001F60E5"/>
    <w:rsid w:val="001F63D3"/>
    <w:rsid w:val="001F6497"/>
    <w:rsid w:val="001F69A8"/>
    <w:rsid w:val="001F6CE0"/>
    <w:rsid w:val="001F7E68"/>
    <w:rsid w:val="001F7E94"/>
    <w:rsid w:val="001F7EA9"/>
    <w:rsid w:val="00200082"/>
    <w:rsid w:val="00200497"/>
    <w:rsid w:val="0020057E"/>
    <w:rsid w:val="00200819"/>
    <w:rsid w:val="00200A65"/>
    <w:rsid w:val="00201937"/>
    <w:rsid w:val="00201AD1"/>
    <w:rsid w:val="002024FA"/>
    <w:rsid w:val="00202624"/>
    <w:rsid w:val="00202AD6"/>
    <w:rsid w:val="002030D6"/>
    <w:rsid w:val="002033E8"/>
    <w:rsid w:val="00203540"/>
    <w:rsid w:val="002035A1"/>
    <w:rsid w:val="00203AAD"/>
    <w:rsid w:val="00203BB3"/>
    <w:rsid w:val="0020409C"/>
    <w:rsid w:val="00204477"/>
    <w:rsid w:val="0020490C"/>
    <w:rsid w:val="00204911"/>
    <w:rsid w:val="00204B83"/>
    <w:rsid w:val="00204CB6"/>
    <w:rsid w:val="00204DDD"/>
    <w:rsid w:val="002050AB"/>
    <w:rsid w:val="00205DFA"/>
    <w:rsid w:val="00206129"/>
    <w:rsid w:val="00206590"/>
    <w:rsid w:val="00206D13"/>
    <w:rsid w:val="00207031"/>
    <w:rsid w:val="002072B6"/>
    <w:rsid w:val="00207339"/>
    <w:rsid w:val="002077BB"/>
    <w:rsid w:val="0020783B"/>
    <w:rsid w:val="00210223"/>
    <w:rsid w:val="00210C60"/>
    <w:rsid w:val="002112BD"/>
    <w:rsid w:val="002112E1"/>
    <w:rsid w:val="00211BD3"/>
    <w:rsid w:val="00211BF6"/>
    <w:rsid w:val="00212791"/>
    <w:rsid w:val="00212C6F"/>
    <w:rsid w:val="00212E47"/>
    <w:rsid w:val="00212EF4"/>
    <w:rsid w:val="00212FCF"/>
    <w:rsid w:val="00213A5A"/>
    <w:rsid w:val="00213E4F"/>
    <w:rsid w:val="002140C8"/>
    <w:rsid w:val="0021449F"/>
    <w:rsid w:val="0021477C"/>
    <w:rsid w:val="0021486B"/>
    <w:rsid w:val="00215024"/>
    <w:rsid w:val="002153D9"/>
    <w:rsid w:val="00215867"/>
    <w:rsid w:val="00215888"/>
    <w:rsid w:val="00215989"/>
    <w:rsid w:val="00215EF9"/>
    <w:rsid w:val="002160FA"/>
    <w:rsid w:val="002166CB"/>
    <w:rsid w:val="00217080"/>
    <w:rsid w:val="00217292"/>
    <w:rsid w:val="002176E1"/>
    <w:rsid w:val="00217732"/>
    <w:rsid w:val="002179D0"/>
    <w:rsid w:val="00217BD6"/>
    <w:rsid w:val="00217ED2"/>
    <w:rsid w:val="00220306"/>
    <w:rsid w:val="002209FF"/>
    <w:rsid w:val="0022248C"/>
    <w:rsid w:val="002224E0"/>
    <w:rsid w:val="00222A7B"/>
    <w:rsid w:val="00222F27"/>
    <w:rsid w:val="00223448"/>
    <w:rsid w:val="002235D5"/>
    <w:rsid w:val="00223A26"/>
    <w:rsid w:val="00223B31"/>
    <w:rsid w:val="00223C08"/>
    <w:rsid w:val="002240F3"/>
    <w:rsid w:val="002241F7"/>
    <w:rsid w:val="0022422B"/>
    <w:rsid w:val="00224D8D"/>
    <w:rsid w:val="00225084"/>
    <w:rsid w:val="00225520"/>
    <w:rsid w:val="0022558D"/>
    <w:rsid w:val="002256F7"/>
    <w:rsid w:val="002267B0"/>
    <w:rsid w:val="00227408"/>
    <w:rsid w:val="002274D6"/>
    <w:rsid w:val="00227B39"/>
    <w:rsid w:val="00227C80"/>
    <w:rsid w:val="002300A8"/>
    <w:rsid w:val="002300F6"/>
    <w:rsid w:val="00231062"/>
    <w:rsid w:val="002317D9"/>
    <w:rsid w:val="00232244"/>
    <w:rsid w:val="00232491"/>
    <w:rsid w:val="002324B2"/>
    <w:rsid w:val="0023262A"/>
    <w:rsid w:val="00232C28"/>
    <w:rsid w:val="00232EAD"/>
    <w:rsid w:val="00233047"/>
    <w:rsid w:val="002332B1"/>
    <w:rsid w:val="002336A5"/>
    <w:rsid w:val="0023371E"/>
    <w:rsid w:val="00233A28"/>
    <w:rsid w:val="00233E7F"/>
    <w:rsid w:val="00233F1B"/>
    <w:rsid w:val="0023408B"/>
    <w:rsid w:val="00234198"/>
    <w:rsid w:val="00234343"/>
    <w:rsid w:val="002343D6"/>
    <w:rsid w:val="0023457E"/>
    <w:rsid w:val="00234928"/>
    <w:rsid w:val="00234C83"/>
    <w:rsid w:val="002353C9"/>
    <w:rsid w:val="00235691"/>
    <w:rsid w:val="00235F0A"/>
    <w:rsid w:val="00236032"/>
    <w:rsid w:val="00236426"/>
    <w:rsid w:val="00236666"/>
    <w:rsid w:val="002370F2"/>
    <w:rsid w:val="002373BC"/>
    <w:rsid w:val="00237697"/>
    <w:rsid w:val="0023770D"/>
    <w:rsid w:val="002379C5"/>
    <w:rsid w:val="00237E61"/>
    <w:rsid w:val="00237F71"/>
    <w:rsid w:val="00237FAD"/>
    <w:rsid w:val="002405EB"/>
    <w:rsid w:val="00240E6E"/>
    <w:rsid w:val="00241084"/>
    <w:rsid w:val="002410AC"/>
    <w:rsid w:val="0024118D"/>
    <w:rsid w:val="00241FA7"/>
    <w:rsid w:val="00242246"/>
    <w:rsid w:val="0024278E"/>
    <w:rsid w:val="00242DC7"/>
    <w:rsid w:val="00242E34"/>
    <w:rsid w:val="00243105"/>
    <w:rsid w:val="002434B4"/>
    <w:rsid w:val="0024357C"/>
    <w:rsid w:val="0024363F"/>
    <w:rsid w:val="00243C01"/>
    <w:rsid w:val="00244309"/>
    <w:rsid w:val="002443A1"/>
    <w:rsid w:val="002445D2"/>
    <w:rsid w:val="0024461F"/>
    <w:rsid w:val="00244BAE"/>
    <w:rsid w:val="00244D59"/>
    <w:rsid w:val="00244DB4"/>
    <w:rsid w:val="00244E7A"/>
    <w:rsid w:val="00245210"/>
    <w:rsid w:val="00245427"/>
    <w:rsid w:val="002457AA"/>
    <w:rsid w:val="00245F5C"/>
    <w:rsid w:val="00247418"/>
    <w:rsid w:val="00247DD4"/>
    <w:rsid w:val="002505FD"/>
    <w:rsid w:val="002506A4"/>
    <w:rsid w:val="002507D2"/>
    <w:rsid w:val="002509E7"/>
    <w:rsid w:val="00250DB0"/>
    <w:rsid w:val="00250F7B"/>
    <w:rsid w:val="0025106F"/>
    <w:rsid w:val="00251179"/>
    <w:rsid w:val="0025192A"/>
    <w:rsid w:val="00252181"/>
    <w:rsid w:val="0025255D"/>
    <w:rsid w:val="00253511"/>
    <w:rsid w:val="0025376A"/>
    <w:rsid w:val="00253984"/>
    <w:rsid w:val="00253D1C"/>
    <w:rsid w:val="00254683"/>
    <w:rsid w:val="002546DC"/>
    <w:rsid w:val="0025502D"/>
    <w:rsid w:val="00255199"/>
    <w:rsid w:val="00255241"/>
    <w:rsid w:val="002554DD"/>
    <w:rsid w:val="002555B0"/>
    <w:rsid w:val="0025576B"/>
    <w:rsid w:val="0025593B"/>
    <w:rsid w:val="00255AB6"/>
    <w:rsid w:val="00255D56"/>
    <w:rsid w:val="00256068"/>
    <w:rsid w:val="002562A1"/>
    <w:rsid w:val="002565CF"/>
    <w:rsid w:val="00256C80"/>
    <w:rsid w:val="00256C90"/>
    <w:rsid w:val="0025733C"/>
    <w:rsid w:val="0025762F"/>
    <w:rsid w:val="00257B26"/>
    <w:rsid w:val="00260532"/>
    <w:rsid w:val="0026069F"/>
    <w:rsid w:val="00260F95"/>
    <w:rsid w:val="0026218D"/>
    <w:rsid w:val="0026234C"/>
    <w:rsid w:val="00262908"/>
    <w:rsid w:val="00262E1A"/>
    <w:rsid w:val="0026328E"/>
    <w:rsid w:val="00263E93"/>
    <w:rsid w:val="00264073"/>
    <w:rsid w:val="002642C7"/>
    <w:rsid w:val="00264417"/>
    <w:rsid w:val="002648CA"/>
    <w:rsid w:val="00264A65"/>
    <w:rsid w:val="00264AA3"/>
    <w:rsid w:val="00264F63"/>
    <w:rsid w:val="00265259"/>
    <w:rsid w:val="00265320"/>
    <w:rsid w:val="00265604"/>
    <w:rsid w:val="00265BAB"/>
    <w:rsid w:val="00265CE1"/>
    <w:rsid w:val="00265EC8"/>
    <w:rsid w:val="00266142"/>
    <w:rsid w:val="00266209"/>
    <w:rsid w:val="002662E9"/>
    <w:rsid w:val="002666A6"/>
    <w:rsid w:val="00266A2D"/>
    <w:rsid w:val="00266B59"/>
    <w:rsid w:val="00266BA8"/>
    <w:rsid w:val="00266BE8"/>
    <w:rsid w:val="00266EFB"/>
    <w:rsid w:val="00267B5F"/>
    <w:rsid w:val="00267C96"/>
    <w:rsid w:val="00267D89"/>
    <w:rsid w:val="0027012A"/>
    <w:rsid w:val="0027071F"/>
    <w:rsid w:val="0027094A"/>
    <w:rsid w:val="00270B9D"/>
    <w:rsid w:val="00270F2E"/>
    <w:rsid w:val="002714F8"/>
    <w:rsid w:val="002718FE"/>
    <w:rsid w:val="00271996"/>
    <w:rsid w:val="0027199C"/>
    <w:rsid w:val="00271D35"/>
    <w:rsid w:val="0027271D"/>
    <w:rsid w:val="002731CC"/>
    <w:rsid w:val="002733D4"/>
    <w:rsid w:val="00273574"/>
    <w:rsid w:val="00273A6C"/>
    <w:rsid w:val="002741C9"/>
    <w:rsid w:val="002748C4"/>
    <w:rsid w:val="00274A2F"/>
    <w:rsid w:val="00274F59"/>
    <w:rsid w:val="0027535F"/>
    <w:rsid w:val="00275925"/>
    <w:rsid w:val="00275A14"/>
    <w:rsid w:val="00275A2F"/>
    <w:rsid w:val="00275AF5"/>
    <w:rsid w:val="00275C61"/>
    <w:rsid w:val="00276442"/>
    <w:rsid w:val="00276B2F"/>
    <w:rsid w:val="00276FF5"/>
    <w:rsid w:val="002770EA"/>
    <w:rsid w:val="0027720B"/>
    <w:rsid w:val="00277334"/>
    <w:rsid w:val="002773C6"/>
    <w:rsid w:val="00277A02"/>
    <w:rsid w:val="00280011"/>
    <w:rsid w:val="002801F7"/>
    <w:rsid w:val="00280890"/>
    <w:rsid w:val="0028103A"/>
    <w:rsid w:val="002817DB"/>
    <w:rsid w:val="00281902"/>
    <w:rsid w:val="00281D28"/>
    <w:rsid w:val="00281D37"/>
    <w:rsid w:val="00281DC4"/>
    <w:rsid w:val="0028212E"/>
    <w:rsid w:val="00282143"/>
    <w:rsid w:val="002821AE"/>
    <w:rsid w:val="002827B9"/>
    <w:rsid w:val="0028315A"/>
    <w:rsid w:val="00283B8E"/>
    <w:rsid w:val="00283FCA"/>
    <w:rsid w:val="002845B4"/>
    <w:rsid w:val="002849F2"/>
    <w:rsid w:val="00284AE7"/>
    <w:rsid w:val="00284FC8"/>
    <w:rsid w:val="00285239"/>
    <w:rsid w:val="00285343"/>
    <w:rsid w:val="00285467"/>
    <w:rsid w:val="0028577A"/>
    <w:rsid w:val="002858F7"/>
    <w:rsid w:val="00285C5A"/>
    <w:rsid w:val="00285EE1"/>
    <w:rsid w:val="00286950"/>
    <w:rsid w:val="00286D23"/>
    <w:rsid w:val="00286D44"/>
    <w:rsid w:val="00287A5F"/>
    <w:rsid w:val="00290008"/>
    <w:rsid w:val="00290CE4"/>
    <w:rsid w:val="00290CE5"/>
    <w:rsid w:val="0029160D"/>
    <w:rsid w:val="002921CE"/>
    <w:rsid w:val="0029228A"/>
    <w:rsid w:val="002924E7"/>
    <w:rsid w:val="002925A5"/>
    <w:rsid w:val="0029299E"/>
    <w:rsid w:val="00292C01"/>
    <w:rsid w:val="0029307C"/>
    <w:rsid w:val="00293470"/>
    <w:rsid w:val="002937AA"/>
    <w:rsid w:val="00293848"/>
    <w:rsid w:val="00293BBA"/>
    <w:rsid w:val="002941AB"/>
    <w:rsid w:val="00294433"/>
    <w:rsid w:val="002946E8"/>
    <w:rsid w:val="00294A60"/>
    <w:rsid w:val="00294B5A"/>
    <w:rsid w:val="00294DA3"/>
    <w:rsid w:val="00294DAC"/>
    <w:rsid w:val="00294F20"/>
    <w:rsid w:val="00295165"/>
    <w:rsid w:val="002952C2"/>
    <w:rsid w:val="002955B8"/>
    <w:rsid w:val="00295658"/>
    <w:rsid w:val="002964EE"/>
    <w:rsid w:val="00296592"/>
    <w:rsid w:val="002966DA"/>
    <w:rsid w:val="00296F77"/>
    <w:rsid w:val="00297F80"/>
    <w:rsid w:val="002A09E2"/>
    <w:rsid w:val="002A0A22"/>
    <w:rsid w:val="002A0AF0"/>
    <w:rsid w:val="002A105B"/>
    <w:rsid w:val="002A1226"/>
    <w:rsid w:val="002A1231"/>
    <w:rsid w:val="002A16D0"/>
    <w:rsid w:val="002A1DF5"/>
    <w:rsid w:val="002A2174"/>
    <w:rsid w:val="002A22EA"/>
    <w:rsid w:val="002A26BD"/>
    <w:rsid w:val="002A2780"/>
    <w:rsid w:val="002A2930"/>
    <w:rsid w:val="002A362B"/>
    <w:rsid w:val="002A379D"/>
    <w:rsid w:val="002A37F0"/>
    <w:rsid w:val="002A3A33"/>
    <w:rsid w:val="002A3EB2"/>
    <w:rsid w:val="002A40AC"/>
    <w:rsid w:val="002A4570"/>
    <w:rsid w:val="002A4840"/>
    <w:rsid w:val="002A4882"/>
    <w:rsid w:val="002A4A8D"/>
    <w:rsid w:val="002A5196"/>
    <w:rsid w:val="002A5881"/>
    <w:rsid w:val="002A636E"/>
    <w:rsid w:val="002A65E5"/>
    <w:rsid w:val="002A696F"/>
    <w:rsid w:val="002A6D0D"/>
    <w:rsid w:val="002A7240"/>
    <w:rsid w:val="002A733C"/>
    <w:rsid w:val="002A736C"/>
    <w:rsid w:val="002A7737"/>
    <w:rsid w:val="002A792E"/>
    <w:rsid w:val="002A7E52"/>
    <w:rsid w:val="002A7E57"/>
    <w:rsid w:val="002A7FA2"/>
    <w:rsid w:val="002B0568"/>
    <w:rsid w:val="002B08AD"/>
    <w:rsid w:val="002B16CC"/>
    <w:rsid w:val="002B178B"/>
    <w:rsid w:val="002B187B"/>
    <w:rsid w:val="002B196D"/>
    <w:rsid w:val="002B1F0F"/>
    <w:rsid w:val="002B1F8A"/>
    <w:rsid w:val="002B2AA0"/>
    <w:rsid w:val="002B2C36"/>
    <w:rsid w:val="002B2FED"/>
    <w:rsid w:val="002B3128"/>
    <w:rsid w:val="002B34F0"/>
    <w:rsid w:val="002B363E"/>
    <w:rsid w:val="002B3794"/>
    <w:rsid w:val="002B4158"/>
    <w:rsid w:val="002B4791"/>
    <w:rsid w:val="002B479B"/>
    <w:rsid w:val="002B489F"/>
    <w:rsid w:val="002B5150"/>
    <w:rsid w:val="002B5309"/>
    <w:rsid w:val="002B557B"/>
    <w:rsid w:val="002B5625"/>
    <w:rsid w:val="002B5817"/>
    <w:rsid w:val="002B5E98"/>
    <w:rsid w:val="002B60E7"/>
    <w:rsid w:val="002B6281"/>
    <w:rsid w:val="002B68EA"/>
    <w:rsid w:val="002B6BFB"/>
    <w:rsid w:val="002B6D06"/>
    <w:rsid w:val="002B6E0F"/>
    <w:rsid w:val="002B6F28"/>
    <w:rsid w:val="002B7072"/>
    <w:rsid w:val="002B70D0"/>
    <w:rsid w:val="002B70FC"/>
    <w:rsid w:val="002B71AD"/>
    <w:rsid w:val="002B71B3"/>
    <w:rsid w:val="002B74FA"/>
    <w:rsid w:val="002B7ACA"/>
    <w:rsid w:val="002B7D89"/>
    <w:rsid w:val="002C02BF"/>
    <w:rsid w:val="002C0E1A"/>
    <w:rsid w:val="002C0E2E"/>
    <w:rsid w:val="002C127D"/>
    <w:rsid w:val="002C13AF"/>
    <w:rsid w:val="002C1889"/>
    <w:rsid w:val="002C1DC8"/>
    <w:rsid w:val="002C1DE5"/>
    <w:rsid w:val="002C2288"/>
    <w:rsid w:val="002C24FB"/>
    <w:rsid w:val="002C291A"/>
    <w:rsid w:val="002C2AA3"/>
    <w:rsid w:val="002C2D47"/>
    <w:rsid w:val="002C2D5A"/>
    <w:rsid w:val="002C2FC5"/>
    <w:rsid w:val="002C3646"/>
    <w:rsid w:val="002C3709"/>
    <w:rsid w:val="002C4091"/>
    <w:rsid w:val="002C4A43"/>
    <w:rsid w:val="002C4F36"/>
    <w:rsid w:val="002C5A00"/>
    <w:rsid w:val="002C5E1E"/>
    <w:rsid w:val="002C632C"/>
    <w:rsid w:val="002C65AD"/>
    <w:rsid w:val="002C6CD2"/>
    <w:rsid w:val="002C79EF"/>
    <w:rsid w:val="002C7A48"/>
    <w:rsid w:val="002C7A5F"/>
    <w:rsid w:val="002C7E5D"/>
    <w:rsid w:val="002C7EA9"/>
    <w:rsid w:val="002D00D2"/>
    <w:rsid w:val="002D0604"/>
    <w:rsid w:val="002D0A56"/>
    <w:rsid w:val="002D0ED2"/>
    <w:rsid w:val="002D0FDB"/>
    <w:rsid w:val="002D11D5"/>
    <w:rsid w:val="002D1817"/>
    <w:rsid w:val="002D24AF"/>
    <w:rsid w:val="002D2503"/>
    <w:rsid w:val="002D2A71"/>
    <w:rsid w:val="002D2BDF"/>
    <w:rsid w:val="002D2E3A"/>
    <w:rsid w:val="002D3063"/>
    <w:rsid w:val="002D3550"/>
    <w:rsid w:val="002D3BA3"/>
    <w:rsid w:val="002D3D0A"/>
    <w:rsid w:val="002D4407"/>
    <w:rsid w:val="002D47A8"/>
    <w:rsid w:val="002D487E"/>
    <w:rsid w:val="002D548A"/>
    <w:rsid w:val="002D5DAF"/>
    <w:rsid w:val="002D6070"/>
    <w:rsid w:val="002D647E"/>
    <w:rsid w:val="002D68B1"/>
    <w:rsid w:val="002D6F2B"/>
    <w:rsid w:val="002D728A"/>
    <w:rsid w:val="002D74FE"/>
    <w:rsid w:val="002D7713"/>
    <w:rsid w:val="002D795E"/>
    <w:rsid w:val="002D7977"/>
    <w:rsid w:val="002E03D7"/>
    <w:rsid w:val="002E03DA"/>
    <w:rsid w:val="002E0416"/>
    <w:rsid w:val="002E04C1"/>
    <w:rsid w:val="002E07BD"/>
    <w:rsid w:val="002E0CC1"/>
    <w:rsid w:val="002E0DF7"/>
    <w:rsid w:val="002E0F25"/>
    <w:rsid w:val="002E1E5E"/>
    <w:rsid w:val="002E1F28"/>
    <w:rsid w:val="002E2904"/>
    <w:rsid w:val="002E3214"/>
    <w:rsid w:val="002E352B"/>
    <w:rsid w:val="002E4482"/>
    <w:rsid w:val="002E4966"/>
    <w:rsid w:val="002E4D97"/>
    <w:rsid w:val="002E5AEC"/>
    <w:rsid w:val="002E5AEE"/>
    <w:rsid w:val="002E5FA4"/>
    <w:rsid w:val="002E627D"/>
    <w:rsid w:val="002E6824"/>
    <w:rsid w:val="002E69D8"/>
    <w:rsid w:val="002E6B74"/>
    <w:rsid w:val="002E6CCB"/>
    <w:rsid w:val="002E74C4"/>
    <w:rsid w:val="002E788D"/>
    <w:rsid w:val="002E7FDD"/>
    <w:rsid w:val="002F03A3"/>
    <w:rsid w:val="002F03D2"/>
    <w:rsid w:val="002F0F9F"/>
    <w:rsid w:val="002F10A1"/>
    <w:rsid w:val="002F10DC"/>
    <w:rsid w:val="002F156A"/>
    <w:rsid w:val="002F166A"/>
    <w:rsid w:val="002F16AA"/>
    <w:rsid w:val="002F203C"/>
    <w:rsid w:val="002F29D3"/>
    <w:rsid w:val="002F31AF"/>
    <w:rsid w:val="002F3FE6"/>
    <w:rsid w:val="002F4BFC"/>
    <w:rsid w:val="002F4C07"/>
    <w:rsid w:val="002F5038"/>
    <w:rsid w:val="002F5113"/>
    <w:rsid w:val="002F56AD"/>
    <w:rsid w:val="002F586B"/>
    <w:rsid w:val="002F5C6A"/>
    <w:rsid w:val="002F6DF0"/>
    <w:rsid w:val="002F70BD"/>
    <w:rsid w:val="002F7128"/>
    <w:rsid w:val="002F7259"/>
    <w:rsid w:val="002F7689"/>
    <w:rsid w:val="002F79CF"/>
    <w:rsid w:val="00300616"/>
    <w:rsid w:val="00300657"/>
    <w:rsid w:val="003009FC"/>
    <w:rsid w:val="00301A4F"/>
    <w:rsid w:val="00301D32"/>
    <w:rsid w:val="00302167"/>
    <w:rsid w:val="00302211"/>
    <w:rsid w:val="00302667"/>
    <w:rsid w:val="00302AE6"/>
    <w:rsid w:val="00302CFF"/>
    <w:rsid w:val="003030F8"/>
    <w:rsid w:val="0030320C"/>
    <w:rsid w:val="00303581"/>
    <w:rsid w:val="00304231"/>
    <w:rsid w:val="00304658"/>
    <w:rsid w:val="0030474C"/>
    <w:rsid w:val="003052E6"/>
    <w:rsid w:val="00305799"/>
    <w:rsid w:val="00305A9D"/>
    <w:rsid w:val="00305B7A"/>
    <w:rsid w:val="00305EDF"/>
    <w:rsid w:val="003066A9"/>
    <w:rsid w:val="003066E3"/>
    <w:rsid w:val="00306A69"/>
    <w:rsid w:val="00306D29"/>
    <w:rsid w:val="00307510"/>
    <w:rsid w:val="003078BD"/>
    <w:rsid w:val="0030796B"/>
    <w:rsid w:val="00307CBA"/>
    <w:rsid w:val="00307CC1"/>
    <w:rsid w:val="00307D19"/>
    <w:rsid w:val="00307EED"/>
    <w:rsid w:val="003105DE"/>
    <w:rsid w:val="003109F0"/>
    <w:rsid w:val="00310E2A"/>
    <w:rsid w:val="003112B2"/>
    <w:rsid w:val="0031176E"/>
    <w:rsid w:val="00311CB8"/>
    <w:rsid w:val="00311D2A"/>
    <w:rsid w:val="003121A5"/>
    <w:rsid w:val="0031324C"/>
    <w:rsid w:val="0031336E"/>
    <w:rsid w:val="0031347D"/>
    <w:rsid w:val="0031350A"/>
    <w:rsid w:val="003136A8"/>
    <w:rsid w:val="0031435E"/>
    <w:rsid w:val="003144B9"/>
    <w:rsid w:val="00314F74"/>
    <w:rsid w:val="00315553"/>
    <w:rsid w:val="003155B0"/>
    <w:rsid w:val="00316A3B"/>
    <w:rsid w:val="00316C37"/>
    <w:rsid w:val="00316E31"/>
    <w:rsid w:val="003172DA"/>
    <w:rsid w:val="00317384"/>
    <w:rsid w:val="003178EA"/>
    <w:rsid w:val="00317F89"/>
    <w:rsid w:val="003200B1"/>
    <w:rsid w:val="00320212"/>
    <w:rsid w:val="00320838"/>
    <w:rsid w:val="00320B6C"/>
    <w:rsid w:val="0032109A"/>
    <w:rsid w:val="00321921"/>
    <w:rsid w:val="003219C0"/>
    <w:rsid w:val="003219CE"/>
    <w:rsid w:val="0032215B"/>
    <w:rsid w:val="00322202"/>
    <w:rsid w:val="00322513"/>
    <w:rsid w:val="003229A2"/>
    <w:rsid w:val="003234AD"/>
    <w:rsid w:val="003243B9"/>
    <w:rsid w:val="00324B84"/>
    <w:rsid w:val="00324D27"/>
    <w:rsid w:val="00324E24"/>
    <w:rsid w:val="003256FC"/>
    <w:rsid w:val="00325A25"/>
    <w:rsid w:val="003261CA"/>
    <w:rsid w:val="0032636C"/>
    <w:rsid w:val="00326D07"/>
    <w:rsid w:val="00326EA7"/>
    <w:rsid w:val="00326F53"/>
    <w:rsid w:val="00327A6F"/>
    <w:rsid w:val="00327CF2"/>
    <w:rsid w:val="00327E18"/>
    <w:rsid w:val="00327F49"/>
    <w:rsid w:val="00330519"/>
    <w:rsid w:val="00330725"/>
    <w:rsid w:val="00331806"/>
    <w:rsid w:val="00331878"/>
    <w:rsid w:val="00331B81"/>
    <w:rsid w:val="00331C72"/>
    <w:rsid w:val="00331EF7"/>
    <w:rsid w:val="00332C04"/>
    <w:rsid w:val="003332F8"/>
    <w:rsid w:val="0033383B"/>
    <w:rsid w:val="003338B5"/>
    <w:rsid w:val="00333931"/>
    <w:rsid w:val="00333D63"/>
    <w:rsid w:val="00334513"/>
    <w:rsid w:val="003348B9"/>
    <w:rsid w:val="00334A27"/>
    <w:rsid w:val="00334E50"/>
    <w:rsid w:val="003353FE"/>
    <w:rsid w:val="0033553E"/>
    <w:rsid w:val="00335859"/>
    <w:rsid w:val="003363D1"/>
    <w:rsid w:val="0033648A"/>
    <w:rsid w:val="003366C0"/>
    <w:rsid w:val="00337170"/>
    <w:rsid w:val="0033778B"/>
    <w:rsid w:val="0033789D"/>
    <w:rsid w:val="00337CB5"/>
    <w:rsid w:val="00337E05"/>
    <w:rsid w:val="00340057"/>
    <w:rsid w:val="003408CA"/>
    <w:rsid w:val="00340977"/>
    <w:rsid w:val="00340C6D"/>
    <w:rsid w:val="00340F20"/>
    <w:rsid w:val="00341FCE"/>
    <w:rsid w:val="00341FE8"/>
    <w:rsid w:val="00342366"/>
    <w:rsid w:val="0034259F"/>
    <w:rsid w:val="00342B78"/>
    <w:rsid w:val="00343204"/>
    <w:rsid w:val="003432B6"/>
    <w:rsid w:val="00343D0B"/>
    <w:rsid w:val="00344457"/>
    <w:rsid w:val="0034471B"/>
    <w:rsid w:val="003447FF"/>
    <w:rsid w:val="00345172"/>
    <w:rsid w:val="00345431"/>
    <w:rsid w:val="003455AD"/>
    <w:rsid w:val="003457C9"/>
    <w:rsid w:val="00345CA6"/>
    <w:rsid w:val="00345FF9"/>
    <w:rsid w:val="00346213"/>
    <w:rsid w:val="003462A1"/>
    <w:rsid w:val="003463EF"/>
    <w:rsid w:val="0034668D"/>
    <w:rsid w:val="003468A1"/>
    <w:rsid w:val="00346ACB"/>
    <w:rsid w:val="003471E9"/>
    <w:rsid w:val="003472C6"/>
    <w:rsid w:val="00350BCD"/>
    <w:rsid w:val="00350C7A"/>
    <w:rsid w:val="00351B3D"/>
    <w:rsid w:val="00351EF1"/>
    <w:rsid w:val="0035207D"/>
    <w:rsid w:val="0035208D"/>
    <w:rsid w:val="0035263C"/>
    <w:rsid w:val="003526EF"/>
    <w:rsid w:val="00352D5F"/>
    <w:rsid w:val="00352F94"/>
    <w:rsid w:val="00353302"/>
    <w:rsid w:val="003536B0"/>
    <w:rsid w:val="003538F1"/>
    <w:rsid w:val="00353DDB"/>
    <w:rsid w:val="00353DDF"/>
    <w:rsid w:val="00353E8D"/>
    <w:rsid w:val="00354435"/>
    <w:rsid w:val="003545EE"/>
    <w:rsid w:val="003547DC"/>
    <w:rsid w:val="00354BE9"/>
    <w:rsid w:val="00354DD9"/>
    <w:rsid w:val="003557DA"/>
    <w:rsid w:val="003557F8"/>
    <w:rsid w:val="00355923"/>
    <w:rsid w:val="00355945"/>
    <w:rsid w:val="00355D85"/>
    <w:rsid w:val="003567C2"/>
    <w:rsid w:val="003576D6"/>
    <w:rsid w:val="00357C0E"/>
    <w:rsid w:val="00357F3B"/>
    <w:rsid w:val="0036006A"/>
    <w:rsid w:val="003603E3"/>
    <w:rsid w:val="0036045B"/>
    <w:rsid w:val="00360F85"/>
    <w:rsid w:val="003610A0"/>
    <w:rsid w:val="00361CD1"/>
    <w:rsid w:val="003637C8"/>
    <w:rsid w:val="00363865"/>
    <w:rsid w:val="00364043"/>
    <w:rsid w:val="00364152"/>
    <w:rsid w:val="003645DB"/>
    <w:rsid w:val="003650C6"/>
    <w:rsid w:val="003652C3"/>
    <w:rsid w:val="003652E9"/>
    <w:rsid w:val="00365322"/>
    <w:rsid w:val="00365C1B"/>
    <w:rsid w:val="003672D4"/>
    <w:rsid w:val="00367763"/>
    <w:rsid w:val="00370383"/>
    <w:rsid w:val="00370697"/>
    <w:rsid w:val="00370B20"/>
    <w:rsid w:val="00371576"/>
    <w:rsid w:val="0037194F"/>
    <w:rsid w:val="003719C2"/>
    <w:rsid w:val="00371A6E"/>
    <w:rsid w:val="00371C02"/>
    <w:rsid w:val="00371DF2"/>
    <w:rsid w:val="00372046"/>
    <w:rsid w:val="00372132"/>
    <w:rsid w:val="0037215A"/>
    <w:rsid w:val="0037255F"/>
    <w:rsid w:val="00372701"/>
    <w:rsid w:val="00372880"/>
    <w:rsid w:val="00372D12"/>
    <w:rsid w:val="003732B3"/>
    <w:rsid w:val="0037342A"/>
    <w:rsid w:val="003734F6"/>
    <w:rsid w:val="0037355E"/>
    <w:rsid w:val="0037386C"/>
    <w:rsid w:val="00373A61"/>
    <w:rsid w:val="00373BCC"/>
    <w:rsid w:val="00373E5A"/>
    <w:rsid w:val="00375002"/>
    <w:rsid w:val="00375088"/>
    <w:rsid w:val="00377081"/>
    <w:rsid w:val="00377166"/>
    <w:rsid w:val="003771A7"/>
    <w:rsid w:val="00377381"/>
    <w:rsid w:val="00377FBC"/>
    <w:rsid w:val="003805E1"/>
    <w:rsid w:val="003806AB"/>
    <w:rsid w:val="00381290"/>
    <w:rsid w:val="0038158B"/>
    <w:rsid w:val="00381BFE"/>
    <w:rsid w:val="00381C42"/>
    <w:rsid w:val="0038215E"/>
    <w:rsid w:val="00382BAF"/>
    <w:rsid w:val="00383168"/>
    <w:rsid w:val="003833AB"/>
    <w:rsid w:val="0038368F"/>
    <w:rsid w:val="003838E7"/>
    <w:rsid w:val="003839F7"/>
    <w:rsid w:val="003840EE"/>
    <w:rsid w:val="00384309"/>
    <w:rsid w:val="003847D0"/>
    <w:rsid w:val="00384DBE"/>
    <w:rsid w:val="00384ED8"/>
    <w:rsid w:val="0038528B"/>
    <w:rsid w:val="00385341"/>
    <w:rsid w:val="00385B3C"/>
    <w:rsid w:val="00385B76"/>
    <w:rsid w:val="00385F8B"/>
    <w:rsid w:val="00386466"/>
    <w:rsid w:val="003868DB"/>
    <w:rsid w:val="003868EA"/>
    <w:rsid w:val="0038716F"/>
    <w:rsid w:val="003875B3"/>
    <w:rsid w:val="00387C60"/>
    <w:rsid w:val="003902CF"/>
    <w:rsid w:val="0039072D"/>
    <w:rsid w:val="00391EA4"/>
    <w:rsid w:val="00392487"/>
    <w:rsid w:val="00392568"/>
    <w:rsid w:val="00393133"/>
    <w:rsid w:val="0039343A"/>
    <w:rsid w:val="00393A74"/>
    <w:rsid w:val="0039440A"/>
    <w:rsid w:val="00394A1D"/>
    <w:rsid w:val="00394C2A"/>
    <w:rsid w:val="003950DD"/>
    <w:rsid w:val="00395A47"/>
    <w:rsid w:val="00395B43"/>
    <w:rsid w:val="00396A47"/>
    <w:rsid w:val="0039769B"/>
    <w:rsid w:val="00397930"/>
    <w:rsid w:val="003A0561"/>
    <w:rsid w:val="003A069B"/>
    <w:rsid w:val="003A06D3"/>
    <w:rsid w:val="003A0851"/>
    <w:rsid w:val="003A0DEB"/>
    <w:rsid w:val="003A0E0D"/>
    <w:rsid w:val="003A0ED1"/>
    <w:rsid w:val="003A116A"/>
    <w:rsid w:val="003A14FA"/>
    <w:rsid w:val="003A15B3"/>
    <w:rsid w:val="003A1690"/>
    <w:rsid w:val="003A19D2"/>
    <w:rsid w:val="003A1F5F"/>
    <w:rsid w:val="003A2028"/>
    <w:rsid w:val="003A2200"/>
    <w:rsid w:val="003A28A5"/>
    <w:rsid w:val="003A2A6B"/>
    <w:rsid w:val="003A365A"/>
    <w:rsid w:val="003A4323"/>
    <w:rsid w:val="003A4821"/>
    <w:rsid w:val="003A50DB"/>
    <w:rsid w:val="003A57A7"/>
    <w:rsid w:val="003A5871"/>
    <w:rsid w:val="003A5A35"/>
    <w:rsid w:val="003A5D60"/>
    <w:rsid w:val="003A6354"/>
    <w:rsid w:val="003A6986"/>
    <w:rsid w:val="003A69EB"/>
    <w:rsid w:val="003A6A59"/>
    <w:rsid w:val="003A7150"/>
    <w:rsid w:val="003A753E"/>
    <w:rsid w:val="003B0E5D"/>
    <w:rsid w:val="003B111D"/>
    <w:rsid w:val="003B1F3B"/>
    <w:rsid w:val="003B2187"/>
    <w:rsid w:val="003B22F4"/>
    <w:rsid w:val="003B248D"/>
    <w:rsid w:val="003B2793"/>
    <w:rsid w:val="003B285B"/>
    <w:rsid w:val="003B2A3C"/>
    <w:rsid w:val="003B2D4C"/>
    <w:rsid w:val="003B306A"/>
    <w:rsid w:val="003B326A"/>
    <w:rsid w:val="003B360E"/>
    <w:rsid w:val="003B3DA7"/>
    <w:rsid w:val="003B45AA"/>
    <w:rsid w:val="003B4830"/>
    <w:rsid w:val="003B49C4"/>
    <w:rsid w:val="003B4B6C"/>
    <w:rsid w:val="003B4C3F"/>
    <w:rsid w:val="003B57E4"/>
    <w:rsid w:val="003B6241"/>
    <w:rsid w:val="003B6360"/>
    <w:rsid w:val="003B6AA8"/>
    <w:rsid w:val="003B6DCC"/>
    <w:rsid w:val="003B6DE9"/>
    <w:rsid w:val="003B6FB5"/>
    <w:rsid w:val="003B759F"/>
    <w:rsid w:val="003B7977"/>
    <w:rsid w:val="003C0013"/>
    <w:rsid w:val="003C058C"/>
    <w:rsid w:val="003C0891"/>
    <w:rsid w:val="003C0A0D"/>
    <w:rsid w:val="003C1215"/>
    <w:rsid w:val="003C14CC"/>
    <w:rsid w:val="003C1584"/>
    <w:rsid w:val="003C17C6"/>
    <w:rsid w:val="003C195A"/>
    <w:rsid w:val="003C1C16"/>
    <w:rsid w:val="003C1DAF"/>
    <w:rsid w:val="003C233F"/>
    <w:rsid w:val="003C2483"/>
    <w:rsid w:val="003C2CB0"/>
    <w:rsid w:val="003C30C0"/>
    <w:rsid w:val="003C3100"/>
    <w:rsid w:val="003C36A3"/>
    <w:rsid w:val="003C391A"/>
    <w:rsid w:val="003C3B7B"/>
    <w:rsid w:val="003C49A3"/>
    <w:rsid w:val="003C5080"/>
    <w:rsid w:val="003C533D"/>
    <w:rsid w:val="003C54DC"/>
    <w:rsid w:val="003C65C1"/>
    <w:rsid w:val="003C6817"/>
    <w:rsid w:val="003C6F6B"/>
    <w:rsid w:val="003C721C"/>
    <w:rsid w:val="003C7336"/>
    <w:rsid w:val="003C73EE"/>
    <w:rsid w:val="003C74D5"/>
    <w:rsid w:val="003C754D"/>
    <w:rsid w:val="003C75EE"/>
    <w:rsid w:val="003C776B"/>
    <w:rsid w:val="003C7F98"/>
    <w:rsid w:val="003D1993"/>
    <w:rsid w:val="003D1A3D"/>
    <w:rsid w:val="003D1E9D"/>
    <w:rsid w:val="003D29D3"/>
    <w:rsid w:val="003D30D0"/>
    <w:rsid w:val="003D32D3"/>
    <w:rsid w:val="003D3581"/>
    <w:rsid w:val="003D3855"/>
    <w:rsid w:val="003D39E7"/>
    <w:rsid w:val="003D3A6E"/>
    <w:rsid w:val="003D3DF4"/>
    <w:rsid w:val="003D3EC3"/>
    <w:rsid w:val="003D4528"/>
    <w:rsid w:val="003D4EAE"/>
    <w:rsid w:val="003D5053"/>
    <w:rsid w:val="003D52B0"/>
    <w:rsid w:val="003D5364"/>
    <w:rsid w:val="003D537F"/>
    <w:rsid w:val="003D53F3"/>
    <w:rsid w:val="003D5A62"/>
    <w:rsid w:val="003D5D98"/>
    <w:rsid w:val="003D6EDA"/>
    <w:rsid w:val="003D739E"/>
    <w:rsid w:val="003D77B6"/>
    <w:rsid w:val="003D77FB"/>
    <w:rsid w:val="003D7C06"/>
    <w:rsid w:val="003D7D23"/>
    <w:rsid w:val="003E054A"/>
    <w:rsid w:val="003E069A"/>
    <w:rsid w:val="003E0C6C"/>
    <w:rsid w:val="003E15A4"/>
    <w:rsid w:val="003E16DC"/>
    <w:rsid w:val="003E18C8"/>
    <w:rsid w:val="003E1E0A"/>
    <w:rsid w:val="003E1FA7"/>
    <w:rsid w:val="003E21A2"/>
    <w:rsid w:val="003E226E"/>
    <w:rsid w:val="003E2CA7"/>
    <w:rsid w:val="003E2CFC"/>
    <w:rsid w:val="003E3485"/>
    <w:rsid w:val="003E3594"/>
    <w:rsid w:val="003E3C89"/>
    <w:rsid w:val="003E3F8B"/>
    <w:rsid w:val="003E4FF7"/>
    <w:rsid w:val="003E52C3"/>
    <w:rsid w:val="003E58D4"/>
    <w:rsid w:val="003E5FD8"/>
    <w:rsid w:val="003E6792"/>
    <w:rsid w:val="003E68D1"/>
    <w:rsid w:val="003E70BF"/>
    <w:rsid w:val="003E7134"/>
    <w:rsid w:val="003E747A"/>
    <w:rsid w:val="003E7488"/>
    <w:rsid w:val="003E7F5C"/>
    <w:rsid w:val="003F0056"/>
    <w:rsid w:val="003F00E1"/>
    <w:rsid w:val="003F0422"/>
    <w:rsid w:val="003F076A"/>
    <w:rsid w:val="003F09F5"/>
    <w:rsid w:val="003F0E1A"/>
    <w:rsid w:val="003F0F8C"/>
    <w:rsid w:val="003F12ED"/>
    <w:rsid w:val="003F188D"/>
    <w:rsid w:val="003F241F"/>
    <w:rsid w:val="003F247D"/>
    <w:rsid w:val="003F24F9"/>
    <w:rsid w:val="003F2880"/>
    <w:rsid w:val="003F2CF8"/>
    <w:rsid w:val="003F2E6F"/>
    <w:rsid w:val="003F2FF5"/>
    <w:rsid w:val="003F373E"/>
    <w:rsid w:val="003F3ABA"/>
    <w:rsid w:val="003F3CC6"/>
    <w:rsid w:val="003F3F77"/>
    <w:rsid w:val="003F3F87"/>
    <w:rsid w:val="003F429F"/>
    <w:rsid w:val="003F4372"/>
    <w:rsid w:val="003F49FE"/>
    <w:rsid w:val="003F505B"/>
    <w:rsid w:val="003F5341"/>
    <w:rsid w:val="003F5507"/>
    <w:rsid w:val="003F5B8A"/>
    <w:rsid w:val="003F5BCD"/>
    <w:rsid w:val="003F60BC"/>
    <w:rsid w:val="003F63C3"/>
    <w:rsid w:val="003F67EB"/>
    <w:rsid w:val="003F6BBB"/>
    <w:rsid w:val="003F70F4"/>
    <w:rsid w:val="003F738F"/>
    <w:rsid w:val="003F78E4"/>
    <w:rsid w:val="003F7DB2"/>
    <w:rsid w:val="004000A0"/>
    <w:rsid w:val="00400560"/>
    <w:rsid w:val="0040114C"/>
    <w:rsid w:val="00401243"/>
    <w:rsid w:val="0040221A"/>
    <w:rsid w:val="0040299B"/>
    <w:rsid w:val="00402C8A"/>
    <w:rsid w:val="00402EE1"/>
    <w:rsid w:val="00402FD7"/>
    <w:rsid w:val="0040300B"/>
    <w:rsid w:val="00403081"/>
    <w:rsid w:val="00403382"/>
    <w:rsid w:val="004036C0"/>
    <w:rsid w:val="00403FF0"/>
    <w:rsid w:val="004042A1"/>
    <w:rsid w:val="0040430D"/>
    <w:rsid w:val="0040491E"/>
    <w:rsid w:val="00404D3E"/>
    <w:rsid w:val="004050BC"/>
    <w:rsid w:val="004051CC"/>
    <w:rsid w:val="004052BF"/>
    <w:rsid w:val="00406803"/>
    <w:rsid w:val="00406984"/>
    <w:rsid w:val="004069B9"/>
    <w:rsid w:val="00407258"/>
    <w:rsid w:val="00407884"/>
    <w:rsid w:val="00407AE1"/>
    <w:rsid w:val="0041002F"/>
    <w:rsid w:val="004106EB"/>
    <w:rsid w:val="004115EE"/>
    <w:rsid w:val="00411D6D"/>
    <w:rsid w:val="00411E03"/>
    <w:rsid w:val="00412039"/>
    <w:rsid w:val="00412782"/>
    <w:rsid w:val="004128B4"/>
    <w:rsid w:val="004136CD"/>
    <w:rsid w:val="004138EC"/>
    <w:rsid w:val="0041408A"/>
    <w:rsid w:val="00414A39"/>
    <w:rsid w:val="00414C67"/>
    <w:rsid w:val="00414ED4"/>
    <w:rsid w:val="004150C5"/>
    <w:rsid w:val="00415480"/>
    <w:rsid w:val="00415FC6"/>
    <w:rsid w:val="00416321"/>
    <w:rsid w:val="0041652C"/>
    <w:rsid w:val="00416AE6"/>
    <w:rsid w:val="004172A2"/>
    <w:rsid w:val="004173C3"/>
    <w:rsid w:val="004174AB"/>
    <w:rsid w:val="00417588"/>
    <w:rsid w:val="00417883"/>
    <w:rsid w:val="004179F3"/>
    <w:rsid w:val="00420168"/>
    <w:rsid w:val="004218F3"/>
    <w:rsid w:val="004227A7"/>
    <w:rsid w:val="00422888"/>
    <w:rsid w:val="004229C6"/>
    <w:rsid w:val="00422CBB"/>
    <w:rsid w:val="00422FA2"/>
    <w:rsid w:val="00424095"/>
    <w:rsid w:val="00424542"/>
    <w:rsid w:val="00424604"/>
    <w:rsid w:val="00424741"/>
    <w:rsid w:val="00424D49"/>
    <w:rsid w:val="00424DDB"/>
    <w:rsid w:val="0042631C"/>
    <w:rsid w:val="00427AE3"/>
    <w:rsid w:val="0043016F"/>
    <w:rsid w:val="004304D9"/>
    <w:rsid w:val="00431355"/>
    <w:rsid w:val="004313FC"/>
    <w:rsid w:val="0043162E"/>
    <w:rsid w:val="00431770"/>
    <w:rsid w:val="00431AAF"/>
    <w:rsid w:val="004320E3"/>
    <w:rsid w:val="0043253C"/>
    <w:rsid w:val="0043256F"/>
    <w:rsid w:val="0043287C"/>
    <w:rsid w:val="0043290D"/>
    <w:rsid w:val="00432B47"/>
    <w:rsid w:val="00432D37"/>
    <w:rsid w:val="00432E4D"/>
    <w:rsid w:val="00432EF9"/>
    <w:rsid w:val="00433359"/>
    <w:rsid w:val="00433652"/>
    <w:rsid w:val="0043366C"/>
    <w:rsid w:val="00433A86"/>
    <w:rsid w:val="00433C0E"/>
    <w:rsid w:val="00433DAD"/>
    <w:rsid w:val="00433ED9"/>
    <w:rsid w:val="00434529"/>
    <w:rsid w:val="00434563"/>
    <w:rsid w:val="004346A9"/>
    <w:rsid w:val="004346B6"/>
    <w:rsid w:val="00434EA7"/>
    <w:rsid w:val="00434ECE"/>
    <w:rsid w:val="00435622"/>
    <w:rsid w:val="00435BE8"/>
    <w:rsid w:val="0043628C"/>
    <w:rsid w:val="00436713"/>
    <w:rsid w:val="00436C46"/>
    <w:rsid w:val="00436CCC"/>
    <w:rsid w:val="004372E7"/>
    <w:rsid w:val="004379BE"/>
    <w:rsid w:val="00437B55"/>
    <w:rsid w:val="00437C61"/>
    <w:rsid w:val="00440111"/>
    <w:rsid w:val="004409DF"/>
    <w:rsid w:val="004411BA"/>
    <w:rsid w:val="0044185B"/>
    <w:rsid w:val="004419E7"/>
    <w:rsid w:val="00441B33"/>
    <w:rsid w:val="00441E08"/>
    <w:rsid w:val="0044260D"/>
    <w:rsid w:val="00442757"/>
    <w:rsid w:val="0044294E"/>
    <w:rsid w:val="00442CDF"/>
    <w:rsid w:val="00442CF4"/>
    <w:rsid w:val="004432E0"/>
    <w:rsid w:val="00443E7F"/>
    <w:rsid w:val="00443FEC"/>
    <w:rsid w:val="00443FF1"/>
    <w:rsid w:val="0044413B"/>
    <w:rsid w:val="0044439D"/>
    <w:rsid w:val="004444AE"/>
    <w:rsid w:val="00444746"/>
    <w:rsid w:val="00444893"/>
    <w:rsid w:val="00444B3A"/>
    <w:rsid w:val="00444CB3"/>
    <w:rsid w:val="00444FAB"/>
    <w:rsid w:val="00445068"/>
    <w:rsid w:val="004451B8"/>
    <w:rsid w:val="00445AB9"/>
    <w:rsid w:val="00445E79"/>
    <w:rsid w:val="00450050"/>
    <w:rsid w:val="004501E5"/>
    <w:rsid w:val="00450271"/>
    <w:rsid w:val="0045051D"/>
    <w:rsid w:val="00450804"/>
    <w:rsid w:val="0045117A"/>
    <w:rsid w:val="00451465"/>
    <w:rsid w:val="00451B44"/>
    <w:rsid w:val="00451D20"/>
    <w:rsid w:val="00451D70"/>
    <w:rsid w:val="00451E97"/>
    <w:rsid w:val="00451F05"/>
    <w:rsid w:val="00452126"/>
    <w:rsid w:val="0045215E"/>
    <w:rsid w:val="00452706"/>
    <w:rsid w:val="00452841"/>
    <w:rsid w:val="00452A70"/>
    <w:rsid w:val="00452E6E"/>
    <w:rsid w:val="0045373E"/>
    <w:rsid w:val="00453833"/>
    <w:rsid w:val="00453C13"/>
    <w:rsid w:val="00453E50"/>
    <w:rsid w:val="00454004"/>
    <w:rsid w:val="004552BD"/>
    <w:rsid w:val="004552D3"/>
    <w:rsid w:val="0045538A"/>
    <w:rsid w:val="00455A9B"/>
    <w:rsid w:val="00456218"/>
    <w:rsid w:val="004563B0"/>
    <w:rsid w:val="00456490"/>
    <w:rsid w:val="00456798"/>
    <w:rsid w:val="00456E2E"/>
    <w:rsid w:val="004570EE"/>
    <w:rsid w:val="00457A26"/>
    <w:rsid w:val="004600B7"/>
    <w:rsid w:val="00460A68"/>
    <w:rsid w:val="00460E9F"/>
    <w:rsid w:val="004614FB"/>
    <w:rsid w:val="00461979"/>
    <w:rsid w:val="00462578"/>
    <w:rsid w:val="00462629"/>
    <w:rsid w:val="00462802"/>
    <w:rsid w:val="004634E8"/>
    <w:rsid w:val="00463C70"/>
    <w:rsid w:val="00463CEA"/>
    <w:rsid w:val="0046416E"/>
    <w:rsid w:val="004648E3"/>
    <w:rsid w:val="00464B4E"/>
    <w:rsid w:val="00465303"/>
    <w:rsid w:val="00465420"/>
    <w:rsid w:val="00466097"/>
    <w:rsid w:val="00466325"/>
    <w:rsid w:val="00466452"/>
    <w:rsid w:val="00466587"/>
    <w:rsid w:val="00466797"/>
    <w:rsid w:val="00466829"/>
    <w:rsid w:val="004668BC"/>
    <w:rsid w:val="00466959"/>
    <w:rsid w:val="00467AC6"/>
    <w:rsid w:val="00467DE3"/>
    <w:rsid w:val="00470209"/>
    <w:rsid w:val="004703B0"/>
    <w:rsid w:val="00470A50"/>
    <w:rsid w:val="00470BFD"/>
    <w:rsid w:val="00471F75"/>
    <w:rsid w:val="00472029"/>
    <w:rsid w:val="00472334"/>
    <w:rsid w:val="004729CD"/>
    <w:rsid w:val="00472C55"/>
    <w:rsid w:val="00472D0B"/>
    <w:rsid w:val="00472EDA"/>
    <w:rsid w:val="00473467"/>
    <w:rsid w:val="00473E35"/>
    <w:rsid w:val="004740FB"/>
    <w:rsid w:val="0047417F"/>
    <w:rsid w:val="0047441C"/>
    <w:rsid w:val="004756F9"/>
    <w:rsid w:val="004758E0"/>
    <w:rsid w:val="004761A4"/>
    <w:rsid w:val="004761DD"/>
    <w:rsid w:val="004767DC"/>
    <w:rsid w:val="004769C3"/>
    <w:rsid w:val="00476DAF"/>
    <w:rsid w:val="004772DF"/>
    <w:rsid w:val="00477568"/>
    <w:rsid w:val="004775E6"/>
    <w:rsid w:val="004776BE"/>
    <w:rsid w:val="00477B52"/>
    <w:rsid w:val="0048026D"/>
    <w:rsid w:val="0048048A"/>
    <w:rsid w:val="00480A32"/>
    <w:rsid w:val="00480EB2"/>
    <w:rsid w:val="004818DB"/>
    <w:rsid w:val="00481FAA"/>
    <w:rsid w:val="00482F9E"/>
    <w:rsid w:val="004833A7"/>
    <w:rsid w:val="004836EC"/>
    <w:rsid w:val="00483838"/>
    <w:rsid w:val="00483B37"/>
    <w:rsid w:val="00483CB4"/>
    <w:rsid w:val="00483F5B"/>
    <w:rsid w:val="004841EB"/>
    <w:rsid w:val="00484E27"/>
    <w:rsid w:val="00484F1D"/>
    <w:rsid w:val="004851B7"/>
    <w:rsid w:val="00485477"/>
    <w:rsid w:val="00485940"/>
    <w:rsid w:val="00485A00"/>
    <w:rsid w:val="00485ED3"/>
    <w:rsid w:val="00486341"/>
    <w:rsid w:val="004866C6"/>
    <w:rsid w:val="004867AC"/>
    <w:rsid w:val="00486965"/>
    <w:rsid w:val="00487041"/>
    <w:rsid w:val="00487266"/>
    <w:rsid w:val="0048779E"/>
    <w:rsid w:val="0048790D"/>
    <w:rsid w:val="00487BD9"/>
    <w:rsid w:val="004903FB"/>
    <w:rsid w:val="0049060B"/>
    <w:rsid w:val="00491243"/>
    <w:rsid w:val="004912E3"/>
    <w:rsid w:val="00491460"/>
    <w:rsid w:val="00491505"/>
    <w:rsid w:val="00491F3B"/>
    <w:rsid w:val="00493457"/>
    <w:rsid w:val="0049379E"/>
    <w:rsid w:val="00493FF8"/>
    <w:rsid w:val="00494396"/>
    <w:rsid w:val="004948D8"/>
    <w:rsid w:val="00494AE2"/>
    <w:rsid w:val="00494C0A"/>
    <w:rsid w:val="004952A1"/>
    <w:rsid w:val="00495B0F"/>
    <w:rsid w:val="004960E5"/>
    <w:rsid w:val="0049682E"/>
    <w:rsid w:val="00496CB2"/>
    <w:rsid w:val="00497431"/>
    <w:rsid w:val="004976AF"/>
    <w:rsid w:val="0049786E"/>
    <w:rsid w:val="00497B6F"/>
    <w:rsid w:val="00497DA4"/>
    <w:rsid w:val="004A0877"/>
    <w:rsid w:val="004A0F27"/>
    <w:rsid w:val="004A1102"/>
    <w:rsid w:val="004A16D9"/>
    <w:rsid w:val="004A1815"/>
    <w:rsid w:val="004A1A32"/>
    <w:rsid w:val="004A1BE7"/>
    <w:rsid w:val="004A1E68"/>
    <w:rsid w:val="004A1F2D"/>
    <w:rsid w:val="004A1FD6"/>
    <w:rsid w:val="004A2144"/>
    <w:rsid w:val="004A218B"/>
    <w:rsid w:val="004A22F0"/>
    <w:rsid w:val="004A23E8"/>
    <w:rsid w:val="004A28C6"/>
    <w:rsid w:val="004A2F49"/>
    <w:rsid w:val="004A3332"/>
    <w:rsid w:val="004A33DD"/>
    <w:rsid w:val="004A3469"/>
    <w:rsid w:val="004A34C1"/>
    <w:rsid w:val="004A36E6"/>
    <w:rsid w:val="004A3D75"/>
    <w:rsid w:val="004A3EC9"/>
    <w:rsid w:val="004A4D3C"/>
    <w:rsid w:val="004A4D84"/>
    <w:rsid w:val="004A4F7F"/>
    <w:rsid w:val="004A528B"/>
    <w:rsid w:val="004A57DF"/>
    <w:rsid w:val="004A59AE"/>
    <w:rsid w:val="004A5A00"/>
    <w:rsid w:val="004A5D61"/>
    <w:rsid w:val="004A5F8A"/>
    <w:rsid w:val="004A6261"/>
    <w:rsid w:val="004A6651"/>
    <w:rsid w:val="004A678D"/>
    <w:rsid w:val="004A6937"/>
    <w:rsid w:val="004A6A4E"/>
    <w:rsid w:val="004A6AB8"/>
    <w:rsid w:val="004A6DB2"/>
    <w:rsid w:val="004B036F"/>
    <w:rsid w:val="004B03AA"/>
    <w:rsid w:val="004B07DF"/>
    <w:rsid w:val="004B0954"/>
    <w:rsid w:val="004B0BF6"/>
    <w:rsid w:val="004B0DF9"/>
    <w:rsid w:val="004B1334"/>
    <w:rsid w:val="004B13D5"/>
    <w:rsid w:val="004B1687"/>
    <w:rsid w:val="004B1A32"/>
    <w:rsid w:val="004B1AB2"/>
    <w:rsid w:val="004B1C2A"/>
    <w:rsid w:val="004B221B"/>
    <w:rsid w:val="004B26F0"/>
    <w:rsid w:val="004B27A7"/>
    <w:rsid w:val="004B2874"/>
    <w:rsid w:val="004B2D39"/>
    <w:rsid w:val="004B2D82"/>
    <w:rsid w:val="004B33FA"/>
    <w:rsid w:val="004B34B8"/>
    <w:rsid w:val="004B3D07"/>
    <w:rsid w:val="004B3E15"/>
    <w:rsid w:val="004B3EE7"/>
    <w:rsid w:val="004B3F1C"/>
    <w:rsid w:val="004B3FE0"/>
    <w:rsid w:val="004B40D9"/>
    <w:rsid w:val="004B45A2"/>
    <w:rsid w:val="004B4EE9"/>
    <w:rsid w:val="004B5633"/>
    <w:rsid w:val="004B5C42"/>
    <w:rsid w:val="004B5E0F"/>
    <w:rsid w:val="004B5E3D"/>
    <w:rsid w:val="004B5EFA"/>
    <w:rsid w:val="004B63E8"/>
    <w:rsid w:val="004B64B8"/>
    <w:rsid w:val="004B6CD2"/>
    <w:rsid w:val="004B6D87"/>
    <w:rsid w:val="004B7657"/>
    <w:rsid w:val="004B7965"/>
    <w:rsid w:val="004B7A6A"/>
    <w:rsid w:val="004B7EEF"/>
    <w:rsid w:val="004C0939"/>
    <w:rsid w:val="004C0B8E"/>
    <w:rsid w:val="004C0C0E"/>
    <w:rsid w:val="004C1199"/>
    <w:rsid w:val="004C1247"/>
    <w:rsid w:val="004C1705"/>
    <w:rsid w:val="004C1948"/>
    <w:rsid w:val="004C2118"/>
    <w:rsid w:val="004C22DC"/>
    <w:rsid w:val="004C264A"/>
    <w:rsid w:val="004C2C8E"/>
    <w:rsid w:val="004C2CD6"/>
    <w:rsid w:val="004C3033"/>
    <w:rsid w:val="004C37F8"/>
    <w:rsid w:val="004C3910"/>
    <w:rsid w:val="004C3B92"/>
    <w:rsid w:val="004C4230"/>
    <w:rsid w:val="004C480C"/>
    <w:rsid w:val="004C522F"/>
    <w:rsid w:val="004C56B4"/>
    <w:rsid w:val="004C57B8"/>
    <w:rsid w:val="004C58D4"/>
    <w:rsid w:val="004C5A5D"/>
    <w:rsid w:val="004C60FC"/>
    <w:rsid w:val="004C684E"/>
    <w:rsid w:val="004C6933"/>
    <w:rsid w:val="004C693F"/>
    <w:rsid w:val="004C699C"/>
    <w:rsid w:val="004C6B85"/>
    <w:rsid w:val="004C7912"/>
    <w:rsid w:val="004C7A4B"/>
    <w:rsid w:val="004C7D3A"/>
    <w:rsid w:val="004D0ACE"/>
    <w:rsid w:val="004D0FD5"/>
    <w:rsid w:val="004D1F3D"/>
    <w:rsid w:val="004D22C1"/>
    <w:rsid w:val="004D2D12"/>
    <w:rsid w:val="004D2DDD"/>
    <w:rsid w:val="004D3AB1"/>
    <w:rsid w:val="004D3E40"/>
    <w:rsid w:val="004D3FEF"/>
    <w:rsid w:val="004D4148"/>
    <w:rsid w:val="004D44E6"/>
    <w:rsid w:val="004D48D9"/>
    <w:rsid w:val="004D4ACA"/>
    <w:rsid w:val="004D4B34"/>
    <w:rsid w:val="004D4C45"/>
    <w:rsid w:val="004D5018"/>
    <w:rsid w:val="004D5349"/>
    <w:rsid w:val="004D534E"/>
    <w:rsid w:val="004D5B72"/>
    <w:rsid w:val="004D5E11"/>
    <w:rsid w:val="004D5FEA"/>
    <w:rsid w:val="004D6473"/>
    <w:rsid w:val="004D65AC"/>
    <w:rsid w:val="004D6AF6"/>
    <w:rsid w:val="004D6D28"/>
    <w:rsid w:val="004D7216"/>
    <w:rsid w:val="004D7510"/>
    <w:rsid w:val="004D7821"/>
    <w:rsid w:val="004D7F2C"/>
    <w:rsid w:val="004E0A3F"/>
    <w:rsid w:val="004E1002"/>
    <w:rsid w:val="004E1557"/>
    <w:rsid w:val="004E1842"/>
    <w:rsid w:val="004E1AC3"/>
    <w:rsid w:val="004E285B"/>
    <w:rsid w:val="004E2BB9"/>
    <w:rsid w:val="004E2E7B"/>
    <w:rsid w:val="004E3E01"/>
    <w:rsid w:val="004E3E59"/>
    <w:rsid w:val="004E3EE8"/>
    <w:rsid w:val="004E408E"/>
    <w:rsid w:val="004E44A7"/>
    <w:rsid w:val="004E45B5"/>
    <w:rsid w:val="004E464E"/>
    <w:rsid w:val="004E4930"/>
    <w:rsid w:val="004E5047"/>
    <w:rsid w:val="004E5879"/>
    <w:rsid w:val="004E5EF0"/>
    <w:rsid w:val="004E5FD6"/>
    <w:rsid w:val="004E615D"/>
    <w:rsid w:val="004E625B"/>
    <w:rsid w:val="004E69C9"/>
    <w:rsid w:val="004E6F3A"/>
    <w:rsid w:val="004E75CB"/>
    <w:rsid w:val="004E78B9"/>
    <w:rsid w:val="004E78D1"/>
    <w:rsid w:val="004E7AE8"/>
    <w:rsid w:val="004E7EBE"/>
    <w:rsid w:val="004F033A"/>
    <w:rsid w:val="004F075C"/>
    <w:rsid w:val="004F08C2"/>
    <w:rsid w:val="004F0982"/>
    <w:rsid w:val="004F0EEF"/>
    <w:rsid w:val="004F1125"/>
    <w:rsid w:val="004F1A7A"/>
    <w:rsid w:val="004F2251"/>
    <w:rsid w:val="004F24A3"/>
    <w:rsid w:val="004F3FB6"/>
    <w:rsid w:val="004F459A"/>
    <w:rsid w:val="004F4AE9"/>
    <w:rsid w:val="004F4C99"/>
    <w:rsid w:val="004F4F54"/>
    <w:rsid w:val="004F51AB"/>
    <w:rsid w:val="004F5268"/>
    <w:rsid w:val="004F53A0"/>
    <w:rsid w:val="004F5631"/>
    <w:rsid w:val="004F5948"/>
    <w:rsid w:val="004F5C8C"/>
    <w:rsid w:val="004F609A"/>
    <w:rsid w:val="004F63F5"/>
    <w:rsid w:val="004F693F"/>
    <w:rsid w:val="004F6DB8"/>
    <w:rsid w:val="004F7298"/>
    <w:rsid w:val="005001DC"/>
    <w:rsid w:val="005003B6"/>
    <w:rsid w:val="00500CDC"/>
    <w:rsid w:val="00500F51"/>
    <w:rsid w:val="00500FF2"/>
    <w:rsid w:val="005010FC"/>
    <w:rsid w:val="00501912"/>
    <w:rsid w:val="00501B74"/>
    <w:rsid w:val="00501B97"/>
    <w:rsid w:val="00501EB7"/>
    <w:rsid w:val="00501F3F"/>
    <w:rsid w:val="0050270A"/>
    <w:rsid w:val="00502BB4"/>
    <w:rsid w:val="00503020"/>
    <w:rsid w:val="00503405"/>
    <w:rsid w:val="00503C31"/>
    <w:rsid w:val="00503D71"/>
    <w:rsid w:val="00503DEA"/>
    <w:rsid w:val="00504776"/>
    <w:rsid w:val="00505571"/>
    <w:rsid w:val="005057CB"/>
    <w:rsid w:val="00505C3B"/>
    <w:rsid w:val="00505FCC"/>
    <w:rsid w:val="005065A6"/>
    <w:rsid w:val="00506DDE"/>
    <w:rsid w:val="005074D7"/>
    <w:rsid w:val="00507747"/>
    <w:rsid w:val="0050796E"/>
    <w:rsid w:val="0051003B"/>
    <w:rsid w:val="0051007C"/>
    <w:rsid w:val="00510253"/>
    <w:rsid w:val="005108EF"/>
    <w:rsid w:val="00510E64"/>
    <w:rsid w:val="00510EE6"/>
    <w:rsid w:val="005110D2"/>
    <w:rsid w:val="00511270"/>
    <w:rsid w:val="005115F0"/>
    <w:rsid w:val="00511F61"/>
    <w:rsid w:val="00512971"/>
    <w:rsid w:val="00512DD4"/>
    <w:rsid w:val="005131A1"/>
    <w:rsid w:val="005137F2"/>
    <w:rsid w:val="00513DAD"/>
    <w:rsid w:val="00514097"/>
    <w:rsid w:val="0051485D"/>
    <w:rsid w:val="005149ED"/>
    <w:rsid w:val="00514A00"/>
    <w:rsid w:val="00514AA1"/>
    <w:rsid w:val="00514D52"/>
    <w:rsid w:val="00515499"/>
    <w:rsid w:val="00515935"/>
    <w:rsid w:val="00515D25"/>
    <w:rsid w:val="0051619C"/>
    <w:rsid w:val="005163C5"/>
    <w:rsid w:val="00516569"/>
    <w:rsid w:val="00516E59"/>
    <w:rsid w:val="00517F52"/>
    <w:rsid w:val="0052007D"/>
    <w:rsid w:val="00520140"/>
    <w:rsid w:val="00520488"/>
    <w:rsid w:val="00520D87"/>
    <w:rsid w:val="00521433"/>
    <w:rsid w:val="00521477"/>
    <w:rsid w:val="00521485"/>
    <w:rsid w:val="005219E1"/>
    <w:rsid w:val="00521ADF"/>
    <w:rsid w:val="00521C48"/>
    <w:rsid w:val="00521FEF"/>
    <w:rsid w:val="005225F4"/>
    <w:rsid w:val="005228BC"/>
    <w:rsid w:val="00522D4B"/>
    <w:rsid w:val="00522EEF"/>
    <w:rsid w:val="005233B8"/>
    <w:rsid w:val="005233CF"/>
    <w:rsid w:val="00523732"/>
    <w:rsid w:val="00524043"/>
    <w:rsid w:val="00524B80"/>
    <w:rsid w:val="00524CF1"/>
    <w:rsid w:val="00524E28"/>
    <w:rsid w:val="0052511A"/>
    <w:rsid w:val="005254D2"/>
    <w:rsid w:val="00525516"/>
    <w:rsid w:val="00525ECE"/>
    <w:rsid w:val="00526912"/>
    <w:rsid w:val="00527429"/>
    <w:rsid w:val="00527AEA"/>
    <w:rsid w:val="00527B31"/>
    <w:rsid w:val="00527C4C"/>
    <w:rsid w:val="00527E35"/>
    <w:rsid w:val="00527F5B"/>
    <w:rsid w:val="00530038"/>
    <w:rsid w:val="00530326"/>
    <w:rsid w:val="0053067F"/>
    <w:rsid w:val="00530823"/>
    <w:rsid w:val="00530991"/>
    <w:rsid w:val="00530AB8"/>
    <w:rsid w:val="0053106F"/>
    <w:rsid w:val="00531983"/>
    <w:rsid w:val="00531A34"/>
    <w:rsid w:val="00531B30"/>
    <w:rsid w:val="005321DA"/>
    <w:rsid w:val="005322BA"/>
    <w:rsid w:val="005322C5"/>
    <w:rsid w:val="00532D6E"/>
    <w:rsid w:val="00533520"/>
    <w:rsid w:val="00533DA0"/>
    <w:rsid w:val="00533F50"/>
    <w:rsid w:val="00534909"/>
    <w:rsid w:val="00535027"/>
    <w:rsid w:val="0053510A"/>
    <w:rsid w:val="00535900"/>
    <w:rsid w:val="0053712E"/>
    <w:rsid w:val="005406BA"/>
    <w:rsid w:val="00540E46"/>
    <w:rsid w:val="005411E6"/>
    <w:rsid w:val="00541368"/>
    <w:rsid w:val="00541646"/>
    <w:rsid w:val="0054166F"/>
    <w:rsid w:val="00541E3B"/>
    <w:rsid w:val="00542278"/>
    <w:rsid w:val="00542706"/>
    <w:rsid w:val="00542B5B"/>
    <w:rsid w:val="00542DCB"/>
    <w:rsid w:val="00542E49"/>
    <w:rsid w:val="00542F03"/>
    <w:rsid w:val="00543359"/>
    <w:rsid w:val="00543792"/>
    <w:rsid w:val="00543A78"/>
    <w:rsid w:val="00544252"/>
    <w:rsid w:val="005442CB"/>
    <w:rsid w:val="00544640"/>
    <w:rsid w:val="00544B6B"/>
    <w:rsid w:val="00545C89"/>
    <w:rsid w:val="00545D67"/>
    <w:rsid w:val="0054614D"/>
    <w:rsid w:val="0054635D"/>
    <w:rsid w:val="005465AD"/>
    <w:rsid w:val="005468C7"/>
    <w:rsid w:val="005468D5"/>
    <w:rsid w:val="005469B6"/>
    <w:rsid w:val="00546B6F"/>
    <w:rsid w:val="00546E19"/>
    <w:rsid w:val="005471D2"/>
    <w:rsid w:val="005473BD"/>
    <w:rsid w:val="005475F1"/>
    <w:rsid w:val="00547767"/>
    <w:rsid w:val="00547797"/>
    <w:rsid w:val="00550031"/>
    <w:rsid w:val="0055019A"/>
    <w:rsid w:val="00550349"/>
    <w:rsid w:val="005504AF"/>
    <w:rsid w:val="00551BA6"/>
    <w:rsid w:val="00551CCB"/>
    <w:rsid w:val="00551FC6"/>
    <w:rsid w:val="00552651"/>
    <w:rsid w:val="0055279E"/>
    <w:rsid w:val="00552E1F"/>
    <w:rsid w:val="00552FD1"/>
    <w:rsid w:val="005539F7"/>
    <w:rsid w:val="0055426B"/>
    <w:rsid w:val="00554EB0"/>
    <w:rsid w:val="005551B4"/>
    <w:rsid w:val="00555457"/>
    <w:rsid w:val="00555A7E"/>
    <w:rsid w:val="00555BF3"/>
    <w:rsid w:val="00556131"/>
    <w:rsid w:val="00556264"/>
    <w:rsid w:val="00556482"/>
    <w:rsid w:val="0055679B"/>
    <w:rsid w:val="00556809"/>
    <w:rsid w:val="0055688C"/>
    <w:rsid w:val="005568D4"/>
    <w:rsid w:val="00556AB1"/>
    <w:rsid w:val="00556E7C"/>
    <w:rsid w:val="00557BCA"/>
    <w:rsid w:val="00557F43"/>
    <w:rsid w:val="0056054A"/>
    <w:rsid w:val="00560731"/>
    <w:rsid w:val="005613DC"/>
    <w:rsid w:val="0056145A"/>
    <w:rsid w:val="005618A2"/>
    <w:rsid w:val="00561ADF"/>
    <w:rsid w:val="00562071"/>
    <w:rsid w:val="0056272D"/>
    <w:rsid w:val="00562852"/>
    <w:rsid w:val="00562A0C"/>
    <w:rsid w:val="00562E8D"/>
    <w:rsid w:val="00562F03"/>
    <w:rsid w:val="005630A5"/>
    <w:rsid w:val="00563241"/>
    <w:rsid w:val="0056353F"/>
    <w:rsid w:val="005636F2"/>
    <w:rsid w:val="005637A1"/>
    <w:rsid w:val="005639E6"/>
    <w:rsid w:val="00563B22"/>
    <w:rsid w:val="0056411D"/>
    <w:rsid w:val="00564BEB"/>
    <w:rsid w:val="00564D22"/>
    <w:rsid w:val="00565024"/>
    <w:rsid w:val="0056534C"/>
    <w:rsid w:val="0056569E"/>
    <w:rsid w:val="00565EF0"/>
    <w:rsid w:val="00566910"/>
    <w:rsid w:val="00566CB5"/>
    <w:rsid w:val="00567524"/>
    <w:rsid w:val="005677AA"/>
    <w:rsid w:val="00567B66"/>
    <w:rsid w:val="005715B7"/>
    <w:rsid w:val="005715E4"/>
    <w:rsid w:val="00571CD5"/>
    <w:rsid w:val="00571DEA"/>
    <w:rsid w:val="00572118"/>
    <w:rsid w:val="005723BB"/>
    <w:rsid w:val="005727B9"/>
    <w:rsid w:val="00572A55"/>
    <w:rsid w:val="00572C17"/>
    <w:rsid w:val="00572C36"/>
    <w:rsid w:val="0057318D"/>
    <w:rsid w:val="00573281"/>
    <w:rsid w:val="005732AF"/>
    <w:rsid w:val="005736E1"/>
    <w:rsid w:val="00573C4D"/>
    <w:rsid w:val="00573F90"/>
    <w:rsid w:val="00574656"/>
    <w:rsid w:val="0057515B"/>
    <w:rsid w:val="005751CF"/>
    <w:rsid w:val="005751F8"/>
    <w:rsid w:val="005753E9"/>
    <w:rsid w:val="0057546C"/>
    <w:rsid w:val="00575EEE"/>
    <w:rsid w:val="005761C3"/>
    <w:rsid w:val="0057649F"/>
    <w:rsid w:val="0057654B"/>
    <w:rsid w:val="00576809"/>
    <w:rsid w:val="00576D9A"/>
    <w:rsid w:val="00577234"/>
    <w:rsid w:val="00577B9F"/>
    <w:rsid w:val="00577C78"/>
    <w:rsid w:val="005800D6"/>
    <w:rsid w:val="005801C2"/>
    <w:rsid w:val="0058123B"/>
    <w:rsid w:val="0058142A"/>
    <w:rsid w:val="00581D15"/>
    <w:rsid w:val="00581E39"/>
    <w:rsid w:val="00582283"/>
    <w:rsid w:val="0058229F"/>
    <w:rsid w:val="005822E1"/>
    <w:rsid w:val="00582413"/>
    <w:rsid w:val="00582A7D"/>
    <w:rsid w:val="0058369E"/>
    <w:rsid w:val="00583871"/>
    <w:rsid w:val="005839E4"/>
    <w:rsid w:val="00583BDF"/>
    <w:rsid w:val="005842A8"/>
    <w:rsid w:val="00584786"/>
    <w:rsid w:val="00584A28"/>
    <w:rsid w:val="00584FE9"/>
    <w:rsid w:val="005860B7"/>
    <w:rsid w:val="00586151"/>
    <w:rsid w:val="005863F7"/>
    <w:rsid w:val="005864E7"/>
    <w:rsid w:val="00586DFA"/>
    <w:rsid w:val="00586FE1"/>
    <w:rsid w:val="0058716B"/>
    <w:rsid w:val="00587429"/>
    <w:rsid w:val="005878D1"/>
    <w:rsid w:val="00587D3D"/>
    <w:rsid w:val="00587E61"/>
    <w:rsid w:val="0059009D"/>
    <w:rsid w:val="005902F0"/>
    <w:rsid w:val="0059074D"/>
    <w:rsid w:val="0059093A"/>
    <w:rsid w:val="00590A42"/>
    <w:rsid w:val="0059182A"/>
    <w:rsid w:val="005919B0"/>
    <w:rsid w:val="00591A24"/>
    <w:rsid w:val="005922F5"/>
    <w:rsid w:val="00592DA5"/>
    <w:rsid w:val="00593A37"/>
    <w:rsid w:val="00593E8C"/>
    <w:rsid w:val="005941B8"/>
    <w:rsid w:val="0059423A"/>
    <w:rsid w:val="005943A0"/>
    <w:rsid w:val="005943E3"/>
    <w:rsid w:val="005947D3"/>
    <w:rsid w:val="005954E8"/>
    <w:rsid w:val="0059563E"/>
    <w:rsid w:val="00595981"/>
    <w:rsid w:val="00595A1A"/>
    <w:rsid w:val="00595A8C"/>
    <w:rsid w:val="00596008"/>
    <w:rsid w:val="00596279"/>
    <w:rsid w:val="00596763"/>
    <w:rsid w:val="00596E32"/>
    <w:rsid w:val="005A037B"/>
    <w:rsid w:val="005A0A50"/>
    <w:rsid w:val="005A0DB2"/>
    <w:rsid w:val="005A11E3"/>
    <w:rsid w:val="005A1286"/>
    <w:rsid w:val="005A15C6"/>
    <w:rsid w:val="005A1797"/>
    <w:rsid w:val="005A197B"/>
    <w:rsid w:val="005A1DCC"/>
    <w:rsid w:val="005A1E95"/>
    <w:rsid w:val="005A29FD"/>
    <w:rsid w:val="005A33C1"/>
    <w:rsid w:val="005A3516"/>
    <w:rsid w:val="005A35A5"/>
    <w:rsid w:val="005A3962"/>
    <w:rsid w:val="005A3AA9"/>
    <w:rsid w:val="005A3AE6"/>
    <w:rsid w:val="005A3AF2"/>
    <w:rsid w:val="005A4689"/>
    <w:rsid w:val="005A4856"/>
    <w:rsid w:val="005A4A96"/>
    <w:rsid w:val="005A4D22"/>
    <w:rsid w:val="005A52EC"/>
    <w:rsid w:val="005A5330"/>
    <w:rsid w:val="005A5FCA"/>
    <w:rsid w:val="005A6140"/>
    <w:rsid w:val="005A65B6"/>
    <w:rsid w:val="005A6DB0"/>
    <w:rsid w:val="005A7618"/>
    <w:rsid w:val="005A77DC"/>
    <w:rsid w:val="005A7A3C"/>
    <w:rsid w:val="005A7F05"/>
    <w:rsid w:val="005B07E0"/>
    <w:rsid w:val="005B083C"/>
    <w:rsid w:val="005B0CA4"/>
    <w:rsid w:val="005B1053"/>
    <w:rsid w:val="005B1303"/>
    <w:rsid w:val="005B1850"/>
    <w:rsid w:val="005B1E5A"/>
    <w:rsid w:val="005B1FC0"/>
    <w:rsid w:val="005B20AF"/>
    <w:rsid w:val="005B25A3"/>
    <w:rsid w:val="005B2A17"/>
    <w:rsid w:val="005B3273"/>
    <w:rsid w:val="005B342C"/>
    <w:rsid w:val="005B3AFE"/>
    <w:rsid w:val="005B3FA7"/>
    <w:rsid w:val="005B4B83"/>
    <w:rsid w:val="005B4ED3"/>
    <w:rsid w:val="005B525E"/>
    <w:rsid w:val="005B5576"/>
    <w:rsid w:val="005B5642"/>
    <w:rsid w:val="005B5C15"/>
    <w:rsid w:val="005B5E36"/>
    <w:rsid w:val="005B5E8D"/>
    <w:rsid w:val="005B6486"/>
    <w:rsid w:val="005B6509"/>
    <w:rsid w:val="005B65A6"/>
    <w:rsid w:val="005B6C8E"/>
    <w:rsid w:val="005B729F"/>
    <w:rsid w:val="005B7605"/>
    <w:rsid w:val="005B7712"/>
    <w:rsid w:val="005B79BE"/>
    <w:rsid w:val="005B7CDD"/>
    <w:rsid w:val="005B7EE6"/>
    <w:rsid w:val="005C0062"/>
    <w:rsid w:val="005C0B75"/>
    <w:rsid w:val="005C0BC1"/>
    <w:rsid w:val="005C1042"/>
    <w:rsid w:val="005C10E7"/>
    <w:rsid w:val="005C13AA"/>
    <w:rsid w:val="005C2128"/>
    <w:rsid w:val="005C264E"/>
    <w:rsid w:val="005C29F9"/>
    <w:rsid w:val="005C2ADF"/>
    <w:rsid w:val="005C2F21"/>
    <w:rsid w:val="005C3016"/>
    <w:rsid w:val="005C3192"/>
    <w:rsid w:val="005C34BB"/>
    <w:rsid w:val="005C3528"/>
    <w:rsid w:val="005C430A"/>
    <w:rsid w:val="005C4403"/>
    <w:rsid w:val="005C458A"/>
    <w:rsid w:val="005C47A6"/>
    <w:rsid w:val="005C51D6"/>
    <w:rsid w:val="005C51E9"/>
    <w:rsid w:val="005C53C0"/>
    <w:rsid w:val="005C574E"/>
    <w:rsid w:val="005C61F0"/>
    <w:rsid w:val="005C61F5"/>
    <w:rsid w:val="005C629E"/>
    <w:rsid w:val="005C7421"/>
    <w:rsid w:val="005C7D69"/>
    <w:rsid w:val="005C7EE5"/>
    <w:rsid w:val="005D07A1"/>
    <w:rsid w:val="005D090B"/>
    <w:rsid w:val="005D091F"/>
    <w:rsid w:val="005D0B94"/>
    <w:rsid w:val="005D14AC"/>
    <w:rsid w:val="005D16FC"/>
    <w:rsid w:val="005D1D41"/>
    <w:rsid w:val="005D22A6"/>
    <w:rsid w:val="005D2351"/>
    <w:rsid w:val="005D25A1"/>
    <w:rsid w:val="005D2749"/>
    <w:rsid w:val="005D3481"/>
    <w:rsid w:val="005D3C47"/>
    <w:rsid w:val="005D45E3"/>
    <w:rsid w:val="005D4638"/>
    <w:rsid w:val="005D4F6E"/>
    <w:rsid w:val="005D5254"/>
    <w:rsid w:val="005D5403"/>
    <w:rsid w:val="005D5552"/>
    <w:rsid w:val="005D5592"/>
    <w:rsid w:val="005D56A0"/>
    <w:rsid w:val="005D5EC1"/>
    <w:rsid w:val="005D6280"/>
    <w:rsid w:val="005D6619"/>
    <w:rsid w:val="005D66E1"/>
    <w:rsid w:val="005D6AF8"/>
    <w:rsid w:val="005D6EBC"/>
    <w:rsid w:val="005D6EC9"/>
    <w:rsid w:val="005D700D"/>
    <w:rsid w:val="005D7076"/>
    <w:rsid w:val="005D743B"/>
    <w:rsid w:val="005D79AE"/>
    <w:rsid w:val="005D7A17"/>
    <w:rsid w:val="005D7F22"/>
    <w:rsid w:val="005D7FD1"/>
    <w:rsid w:val="005E048F"/>
    <w:rsid w:val="005E06F8"/>
    <w:rsid w:val="005E0B72"/>
    <w:rsid w:val="005E0FB5"/>
    <w:rsid w:val="005E1387"/>
    <w:rsid w:val="005E1729"/>
    <w:rsid w:val="005E1C58"/>
    <w:rsid w:val="005E1DD2"/>
    <w:rsid w:val="005E1E34"/>
    <w:rsid w:val="005E1FF1"/>
    <w:rsid w:val="005E2E29"/>
    <w:rsid w:val="005E32AC"/>
    <w:rsid w:val="005E3583"/>
    <w:rsid w:val="005E3F35"/>
    <w:rsid w:val="005E3FFB"/>
    <w:rsid w:val="005E401D"/>
    <w:rsid w:val="005E4829"/>
    <w:rsid w:val="005E6160"/>
    <w:rsid w:val="005E762E"/>
    <w:rsid w:val="005E79B3"/>
    <w:rsid w:val="005F080F"/>
    <w:rsid w:val="005F111A"/>
    <w:rsid w:val="005F18FB"/>
    <w:rsid w:val="005F1CE2"/>
    <w:rsid w:val="005F20DB"/>
    <w:rsid w:val="005F224C"/>
    <w:rsid w:val="005F2258"/>
    <w:rsid w:val="005F2583"/>
    <w:rsid w:val="005F2698"/>
    <w:rsid w:val="005F2CE9"/>
    <w:rsid w:val="005F2D73"/>
    <w:rsid w:val="005F2E2E"/>
    <w:rsid w:val="005F2FC6"/>
    <w:rsid w:val="005F3124"/>
    <w:rsid w:val="005F333F"/>
    <w:rsid w:val="005F33E8"/>
    <w:rsid w:val="005F3539"/>
    <w:rsid w:val="005F379C"/>
    <w:rsid w:val="005F3ACC"/>
    <w:rsid w:val="005F4514"/>
    <w:rsid w:val="005F480D"/>
    <w:rsid w:val="005F4926"/>
    <w:rsid w:val="005F4EC3"/>
    <w:rsid w:val="005F52FC"/>
    <w:rsid w:val="005F5423"/>
    <w:rsid w:val="005F61BA"/>
    <w:rsid w:val="005F6366"/>
    <w:rsid w:val="005F655F"/>
    <w:rsid w:val="005F66B1"/>
    <w:rsid w:val="005F7C3D"/>
    <w:rsid w:val="005F7D7A"/>
    <w:rsid w:val="005F7D9A"/>
    <w:rsid w:val="00600157"/>
    <w:rsid w:val="006001F7"/>
    <w:rsid w:val="00600522"/>
    <w:rsid w:val="00600D10"/>
    <w:rsid w:val="00600D4C"/>
    <w:rsid w:val="00600E0A"/>
    <w:rsid w:val="0060199D"/>
    <w:rsid w:val="00601A04"/>
    <w:rsid w:val="00601FBB"/>
    <w:rsid w:val="0060212C"/>
    <w:rsid w:val="006022A1"/>
    <w:rsid w:val="00602421"/>
    <w:rsid w:val="00602625"/>
    <w:rsid w:val="006026B2"/>
    <w:rsid w:val="006026BF"/>
    <w:rsid w:val="006028E4"/>
    <w:rsid w:val="00602ADC"/>
    <w:rsid w:val="00602B66"/>
    <w:rsid w:val="00602D36"/>
    <w:rsid w:val="0060327C"/>
    <w:rsid w:val="00603D9E"/>
    <w:rsid w:val="00603DC1"/>
    <w:rsid w:val="006047A7"/>
    <w:rsid w:val="00604935"/>
    <w:rsid w:val="00604D6E"/>
    <w:rsid w:val="00605BDC"/>
    <w:rsid w:val="00605D90"/>
    <w:rsid w:val="00605E86"/>
    <w:rsid w:val="00605EF1"/>
    <w:rsid w:val="00605F1B"/>
    <w:rsid w:val="00606325"/>
    <w:rsid w:val="006063AD"/>
    <w:rsid w:val="00606427"/>
    <w:rsid w:val="006065E0"/>
    <w:rsid w:val="006069BD"/>
    <w:rsid w:val="00606DAA"/>
    <w:rsid w:val="0060779B"/>
    <w:rsid w:val="006079BB"/>
    <w:rsid w:val="00607F9B"/>
    <w:rsid w:val="00607FAD"/>
    <w:rsid w:val="00610824"/>
    <w:rsid w:val="0061099E"/>
    <w:rsid w:val="00610E5F"/>
    <w:rsid w:val="00610FB4"/>
    <w:rsid w:val="00611F01"/>
    <w:rsid w:val="0061261D"/>
    <w:rsid w:val="00612BE3"/>
    <w:rsid w:val="0061393A"/>
    <w:rsid w:val="00614067"/>
    <w:rsid w:val="00614233"/>
    <w:rsid w:val="00614841"/>
    <w:rsid w:val="00614A2F"/>
    <w:rsid w:val="00615099"/>
    <w:rsid w:val="00615119"/>
    <w:rsid w:val="006152AD"/>
    <w:rsid w:val="0061550E"/>
    <w:rsid w:val="00615708"/>
    <w:rsid w:val="00615829"/>
    <w:rsid w:val="00615C2F"/>
    <w:rsid w:val="00615CFD"/>
    <w:rsid w:val="00615E29"/>
    <w:rsid w:val="00616179"/>
    <w:rsid w:val="0061628B"/>
    <w:rsid w:val="00616526"/>
    <w:rsid w:val="00616D63"/>
    <w:rsid w:val="00616FC1"/>
    <w:rsid w:val="006171A8"/>
    <w:rsid w:val="0061794D"/>
    <w:rsid w:val="00617E4E"/>
    <w:rsid w:val="00620533"/>
    <w:rsid w:val="006207A6"/>
    <w:rsid w:val="00620ABC"/>
    <w:rsid w:val="006212F9"/>
    <w:rsid w:val="006215E5"/>
    <w:rsid w:val="006216CD"/>
    <w:rsid w:val="006216EF"/>
    <w:rsid w:val="00621712"/>
    <w:rsid w:val="00621C0E"/>
    <w:rsid w:val="00621F57"/>
    <w:rsid w:val="00622839"/>
    <w:rsid w:val="00622C24"/>
    <w:rsid w:val="0062302B"/>
    <w:rsid w:val="00623291"/>
    <w:rsid w:val="006233F5"/>
    <w:rsid w:val="00623901"/>
    <w:rsid w:val="006242AA"/>
    <w:rsid w:val="006242D2"/>
    <w:rsid w:val="00624330"/>
    <w:rsid w:val="00624395"/>
    <w:rsid w:val="006243A0"/>
    <w:rsid w:val="00624594"/>
    <w:rsid w:val="006245E2"/>
    <w:rsid w:val="00624C73"/>
    <w:rsid w:val="00625174"/>
    <w:rsid w:val="0062535A"/>
    <w:rsid w:val="006258F8"/>
    <w:rsid w:val="00625A07"/>
    <w:rsid w:val="00625AAD"/>
    <w:rsid w:val="00625BAE"/>
    <w:rsid w:val="00625C05"/>
    <w:rsid w:val="00625DEA"/>
    <w:rsid w:val="00626501"/>
    <w:rsid w:val="00627D79"/>
    <w:rsid w:val="00627E48"/>
    <w:rsid w:val="00627FC4"/>
    <w:rsid w:val="00630908"/>
    <w:rsid w:val="00630918"/>
    <w:rsid w:val="00630A56"/>
    <w:rsid w:val="00630BE2"/>
    <w:rsid w:val="00630FDE"/>
    <w:rsid w:val="00631173"/>
    <w:rsid w:val="00631296"/>
    <w:rsid w:val="006312FA"/>
    <w:rsid w:val="00631CA0"/>
    <w:rsid w:val="00631EFD"/>
    <w:rsid w:val="006328AA"/>
    <w:rsid w:val="00632B58"/>
    <w:rsid w:val="00632B60"/>
    <w:rsid w:val="0063317B"/>
    <w:rsid w:val="006339C5"/>
    <w:rsid w:val="006339F9"/>
    <w:rsid w:val="00633B9E"/>
    <w:rsid w:val="00634291"/>
    <w:rsid w:val="00634475"/>
    <w:rsid w:val="00634594"/>
    <w:rsid w:val="00634883"/>
    <w:rsid w:val="006358DD"/>
    <w:rsid w:val="00635BB7"/>
    <w:rsid w:val="00635C10"/>
    <w:rsid w:val="0063630C"/>
    <w:rsid w:val="00636350"/>
    <w:rsid w:val="00636CE9"/>
    <w:rsid w:val="00636E84"/>
    <w:rsid w:val="0063711C"/>
    <w:rsid w:val="006373BC"/>
    <w:rsid w:val="006374EF"/>
    <w:rsid w:val="00640035"/>
    <w:rsid w:val="00640349"/>
    <w:rsid w:val="006406D0"/>
    <w:rsid w:val="006409B6"/>
    <w:rsid w:val="00641803"/>
    <w:rsid w:val="00641DA8"/>
    <w:rsid w:val="00641E1D"/>
    <w:rsid w:val="00642567"/>
    <w:rsid w:val="006429D3"/>
    <w:rsid w:val="006433C0"/>
    <w:rsid w:val="006434C7"/>
    <w:rsid w:val="006442E7"/>
    <w:rsid w:val="0064443F"/>
    <w:rsid w:val="00645A49"/>
    <w:rsid w:val="00645D93"/>
    <w:rsid w:val="00645F4B"/>
    <w:rsid w:val="00646005"/>
    <w:rsid w:val="00646398"/>
    <w:rsid w:val="00646DEA"/>
    <w:rsid w:val="006473A4"/>
    <w:rsid w:val="00647E0B"/>
    <w:rsid w:val="006500B0"/>
    <w:rsid w:val="00650E97"/>
    <w:rsid w:val="006510A5"/>
    <w:rsid w:val="00651426"/>
    <w:rsid w:val="00651B84"/>
    <w:rsid w:val="00651EC4"/>
    <w:rsid w:val="0065211A"/>
    <w:rsid w:val="00652870"/>
    <w:rsid w:val="00652AEF"/>
    <w:rsid w:val="00653010"/>
    <w:rsid w:val="00653426"/>
    <w:rsid w:val="00653CAE"/>
    <w:rsid w:val="00653D3C"/>
    <w:rsid w:val="00654607"/>
    <w:rsid w:val="00654780"/>
    <w:rsid w:val="00654C44"/>
    <w:rsid w:val="00654D3D"/>
    <w:rsid w:val="00654FBD"/>
    <w:rsid w:val="006552E5"/>
    <w:rsid w:val="00655327"/>
    <w:rsid w:val="006555C8"/>
    <w:rsid w:val="006558CE"/>
    <w:rsid w:val="00655CD6"/>
    <w:rsid w:val="006560DE"/>
    <w:rsid w:val="0065625D"/>
    <w:rsid w:val="00656329"/>
    <w:rsid w:val="00656828"/>
    <w:rsid w:val="0065683A"/>
    <w:rsid w:val="00656A62"/>
    <w:rsid w:val="00656F84"/>
    <w:rsid w:val="00657054"/>
    <w:rsid w:val="00660140"/>
    <w:rsid w:val="0066035C"/>
    <w:rsid w:val="00660431"/>
    <w:rsid w:val="0066099F"/>
    <w:rsid w:val="00660D37"/>
    <w:rsid w:val="00660E7D"/>
    <w:rsid w:val="006612F7"/>
    <w:rsid w:val="006620DC"/>
    <w:rsid w:val="0066232F"/>
    <w:rsid w:val="0066267D"/>
    <w:rsid w:val="00662792"/>
    <w:rsid w:val="00662AF2"/>
    <w:rsid w:val="00663564"/>
    <w:rsid w:val="00663BAF"/>
    <w:rsid w:val="00663D8E"/>
    <w:rsid w:val="00663E37"/>
    <w:rsid w:val="00664248"/>
    <w:rsid w:val="00664350"/>
    <w:rsid w:val="006646F6"/>
    <w:rsid w:val="006649D8"/>
    <w:rsid w:val="00664D4D"/>
    <w:rsid w:val="00664FE7"/>
    <w:rsid w:val="00665A97"/>
    <w:rsid w:val="006667DC"/>
    <w:rsid w:val="00666A0E"/>
    <w:rsid w:val="00667399"/>
    <w:rsid w:val="00667B73"/>
    <w:rsid w:val="00667CDE"/>
    <w:rsid w:val="00670BEE"/>
    <w:rsid w:val="00670E99"/>
    <w:rsid w:val="0067108E"/>
    <w:rsid w:val="006716CC"/>
    <w:rsid w:val="00671E25"/>
    <w:rsid w:val="006722C2"/>
    <w:rsid w:val="00672736"/>
    <w:rsid w:val="00672916"/>
    <w:rsid w:val="00672D35"/>
    <w:rsid w:val="00672E25"/>
    <w:rsid w:val="00672F39"/>
    <w:rsid w:val="006732EB"/>
    <w:rsid w:val="006743B2"/>
    <w:rsid w:val="0067440D"/>
    <w:rsid w:val="00674722"/>
    <w:rsid w:val="00674EE4"/>
    <w:rsid w:val="00674FC4"/>
    <w:rsid w:val="006755A7"/>
    <w:rsid w:val="0067577C"/>
    <w:rsid w:val="0067673A"/>
    <w:rsid w:val="006767EE"/>
    <w:rsid w:val="00676CCF"/>
    <w:rsid w:val="00676D6D"/>
    <w:rsid w:val="00676D79"/>
    <w:rsid w:val="006775D5"/>
    <w:rsid w:val="006779F8"/>
    <w:rsid w:val="00677AC9"/>
    <w:rsid w:val="00677C85"/>
    <w:rsid w:val="00680152"/>
    <w:rsid w:val="0068048D"/>
    <w:rsid w:val="00680940"/>
    <w:rsid w:val="006810A6"/>
    <w:rsid w:val="006810B0"/>
    <w:rsid w:val="006812AB"/>
    <w:rsid w:val="0068131F"/>
    <w:rsid w:val="00681393"/>
    <w:rsid w:val="00681478"/>
    <w:rsid w:val="00681674"/>
    <w:rsid w:val="0068197C"/>
    <w:rsid w:val="006825B2"/>
    <w:rsid w:val="0068288C"/>
    <w:rsid w:val="006828CC"/>
    <w:rsid w:val="00682CF0"/>
    <w:rsid w:val="00682CF1"/>
    <w:rsid w:val="00682E5B"/>
    <w:rsid w:val="00682F3D"/>
    <w:rsid w:val="00683030"/>
    <w:rsid w:val="00683327"/>
    <w:rsid w:val="00683975"/>
    <w:rsid w:val="00683FC3"/>
    <w:rsid w:val="00684C31"/>
    <w:rsid w:val="00685577"/>
    <w:rsid w:val="0068594A"/>
    <w:rsid w:val="00685D75"/>
    <w:rsid w:val="00685FDE"/>
    <w:rsid w:val="006862CA"/>
    <w:rsid w:val="00686321"/>
    <w:rsid w:val="006863EE"/>
    <w:rsid w:val="006867A7"/>
    <w:rsid w:val="00686910"/>
    <w:rsid w:val="0068707D"/>
    <w:rsid w:val="00687613"/>
    <w:rsid w:val="00687D83"/>
    <w:rsid w:val="0069000B"/>
    <w:rsid w:val="00690221"/>
    <w:rsid w:val="0069032A"/>
    <w:rsid w:val="00690AB3"/>
    <w:rsid w:val="00690DD1"/>
    <w:rsid w:val="00691673"/>
    <w:rsid w:val="006919D8"/>
    <w:rsid w:val="00692256"/>
    <w:rsid w:val="00692541"/>
    <w:rsid w:val="00692A3A"/>
    <w:rsid w:val="00692AD7"/>
    <w:rsid w:val="00693209"/>
    <w:rsid w:val="00693519"/>
    <w:rsid w:val="006935C0"/>
    <w:rsid w:val="0069381B"/>
    <w:rsid w:val="00693B41"/>
    <w:rsid w:val="00693E34"/>
    <w:rsid w:val="00693F2E"/>
    <w:rsid w:val="006949D5"/>
    <w:rsid w:val="00694E7C"/>
    <w:rsid w:val="0069509F"/>
    <w:rsid w:val="0069587D"/>
    <w:rsid w:val="00695C3C"/>
    <w:rsid w:val="00695F10"/>
    <w:rsid w:val="00695F5D"/>
    <w:rsid w:val="00696780"/>
    <w:rsid w:val="00696E0A"/>
    <w:rsid w:val="00696EE3"/>
    <w:rsid w:val="00697B72"/>
    <w:rsid w:val="006A0D8D"/>
    <w:rsid w:val="006A103C"/>
    <w:rsid w:val="006A1AE0"/>
    <w:rsid w:val="006A225D"/>
    <w:rsid w:val="006A2935"/>
    <w:rsid w:val="006A2962"/>
    <w:rsid w:val="006A2DE2"/>
    <w:rsid w:val="006A2E93"/>
    <w:rsid w:val="006A3854"/>
    <w:rsid w:val="006A39F7"/>
    <w:rsid w:val="006A3A0D"/>
    <w:rsid w:val="006A41A0"/>
    <w:rsid w:val="006A4361"/>
    <w:rsid w:val="006A4B2B"/>
    <w:rsid w:val="006A4DC7"/>
    <w:rsid w:val="006A4FA7"/>
    <w:rsid w:val="006A5915"/>
    <w:rsid w:val="006A5F2D"/>
    <w:rsid w:val="006A617E"/>
    <w:rsid w:val="006A62D5"/>
    <w:rsid w:val="006A6436"/>
    <w:rsid w:val="006A64EF"/>
    <w:rsid w:val="006A6B26"/>
    <w:rsid w:val="006A6B5D"/>
    <w:rsid w:val="006A741D"/>
    <w:rsid w:val="006A745F"/>
    <w:rsid w:val="006A765B"/>
    <w:rsid w:val="006A7968"/>
    <w:rsid w:val="006A7AB5"/>
    <w:rsid w:val="006A7E40"/>
    <w:rsid w:val="006A7FE8"/>
    <w:rsid w:val="006B0269"/>
    <w:rsid w:val="006B0290"/>
    <w:rsid w:val="006B0CDC"/>
    <w:rsid w:val="006B11BE"/>
    <w:rsid w:val="006B1410"/>
    <w:rsid w:val="006B175B"/>
    <w:rsid w:val="006B1DC5"/>
    <w:rsid w:val="006B201D"/>
    <w:rsid w:val="006B2112"/>
    <w:rsid w:val="006B2463"/>
    <w:rsid w:val="006B2490"/>
    <w:rsid w:val="006B255C"/>
    <w:rsid w:val="006B27E1"/>
    <w:rsid w:val="006B2816"/>
    <w:rsid w:val="006B2B99"/>
    <w:rsid w:val="006B2D57"/>
    <w:rsid w:val="006B2ECB"/>
    <w:rsid w:val="006B307B"/>
    <w:rsid w:val="006B36D6"/>
    <w:rsid w:val="006B437B"/>
    <w:rsid w:val="006B4A24"/>
    <w:rsid w:val="006B4BA5"/>
    <w:rsid w:val="006B50EA"/>
    <w:rsid w:val="006B64D1"/>
    <w:rsid w:val="006B6D4D"/>
    <w:rsid w:val="006B7A84"/>
    <w:rsid w:val="006C003E"/>
    <w:rsid w:val="006C006A"/>
    <w:rsid w:val="006C0B99"/>
    <w:rsid w:val="006C0C4D"/>
    <w:rsid w:val="006C191F"/>
    <w:rsid w:val="006C1D5E"/>
    <w:rsid w:val="006C2327"/>
    <w:rsid w:val="006C2660"/>
    <w:rsid w:val="006C2672"/>
    <w:rsid w:val="006C2922"/>
    <w:rsid w:val="006C2A02"/>
    <w:rsid w:val="006C2C31"/>
    <w:rsid w:val="006C3112"/>
    <w:rsid w:val="006C357B"/>
    <w:rsid w:val="006C35DE"/>
    <w:rsid w:val="006C373C"/>
    <w:rsid w:val="006C3850"/>
    <w:rsid w:val="006C38BB"/>
    <w:rsid w:val="006C3F77"/>
    <w:rsid w:val="006C48CD"/>
    <w:rsid w:val="006C52E6"/>
    <w:rsid w:val="006C536D"/>
    <w:rsid w:val="006C5477"/>
    <w:rsid w:val="006C5706"/>
    <w:rsid w:val="006C588F"/>
    <w:rsid w:val="006C5943"/>
    <w:rsid w:val="006C5A91"/>
    <w:rsid w:val="006C60AE"/>
    <w:rsid w:val="006C6572"/>
    <w:rsid w:val="006C6888"/>
    <w:rsid w:val="006C68B5"/>
    <w:rsid w:val="006C769D"/>
    <w:rsid w:val="006C76DB"/>
    <w:rsid w:val="006C7780"/>
    <w:rsid w:val="006C7A93"/>
    <w:rsid w:val="006D0346"/>
    <w:rsid w:val="006D0789"/>
    <w:rsid w:val="006D0902"/>
    <w:rsid w:val="006D0D7D"/>
    <w:rsid w:val="006D0FC4"/>
    <w:rsid w:val="006D145B"/>
    <w:rsid w:val="006D16B8"/>
    <w:rsid w:val="006D175C"/>
    <w:rsid w:val="006D1E80"/>
    <w:rsid w:val="006D2495"/>
    <w:rsid w:val="006D2662"/>
    <w:rsid w:val="006D2727"/>
    <w:rsid w:val="006D3EF4"/>
    <w:rsid w:val="006D3FA9"/>
    <w:rsid w:val="006D469B"/>
    <w:rsid w:val="006D4902"/>
    <w:rsid w:val="006D4923"/>
    <w:rsid w:val="006D4BF8"/>
    <w:rsid w:val="006D4CF9"/>
    <w:rsid w:val="006D4E82"/>
    <w:rsid w:val="006D50C5"/>
    <w:rsid w:val="006D540D"/>
    <w:rsid w:val="006D5477"/>
    <w:rsid w:val="006D5CCA"/>
    <w:rsid w:val="006D5E0D"/>
    <w:rsid w:val="006D6021"/>
    <w:rsid w:val="006D72EF"/>
    <w:rsid w:val="006D7376"/>
    <w:rsid w:val="006D7816"/>
    <w:rsid w:val="006D788C"/>
    <w:rsid w:val="006D7B3A"/>
    <w:rsid w:val="006E0711"/>
    <w:rsid w:val="006E07CD"/>
    <w:rsid w:val="006E080D"/>
    <w:rsid w:val="006E0AA2"/>
    <w:rsid w:val="006E1310"/>
    <w:rsid w:val="006E19EE"/>
    <w:rsid w:val="006E1AA2"/>
    <w:rsid w:val="006E1B7C"/>
    <w:rsid w:val="006E1D90"/>
    <w:rsid w:val="006E228F"/>
    <w:rsid w:val="006E270D"/>
    <w:rsid w:val="006E29EE"/>
    <w:rsid w:val="006E2F95"/>
    <w:rsid w:val="006E355A"/>
    <w:rsid w:val="006E35BC"/>
    <w:rsid w:val="006E36E7"/>
    <w:rsid w:val="006E38C5"/>
    <w:rsid w:val="006E38E4"/>
    <w:rsid w:val="006E3BD7"/>
    <w:rsid w:val="006E3D30"/>
    <w:rsid w:val="006E3FBD"/>
    <w:rsid w:val="006E461F"/>
    <w:rsid w:val="006E4B34"/>
    <w:rsid w:val="006E5EE0"/>
    <w:rsid w:val="006E6003"/>
    <w:rsid w:val="006E649B"/>
    <w:rsid w:val="006E7DEE"/>
    <w:rsid w:val="006E7E2A"/>
    <w:rsid w:val="006F009F"/>
    <w:rsid w:val="006F0492"/>
    <w:rsid w:val="006F09F0"/>
    <w:rsid w:val="006F0D40"/>
    <w:rsid w:val="006F0DDB"/>
    <w:rsid w:val="006F1080"/>
    <w:rsid w:val="006F155C"/>
    <w:rsid w:val="006F1A0D"/>
    <w:rsid w:val="006F1CEB"/>
    <w:rsid w:val="006F1CF5"/>
    <w:rsid w:val="006F1D54"/>
    <w:rsid w:val="006F1E96"/>
    <w:rsid w:val="006F2892"/>
    <w:rsid w:val="006F2BE6"/>
    <w:rsid w:val="006F34CB"/>
    <w:rsid w:val="006F3927"/>
    <w:rsid w:val="006F4128"/>
    <w:rsid w:val="006F4131"/>
    <w:rsid w:val="006F4286"/>
    <w:rsid w:val="006F4367"/>
    <w:rsid w:val="006F4B5E"/>
    <w:rsid w:val="006F55FD"/>
    <w:rsid w:val="006F5786"/>
    <w:rsid w:val="006F5C17"/>
    <w:rsid w:val="006F5F5B"/>
    <w:rsid w:val="006F6042"/>
    <w:rsid w:val="006F61D1"/>
    <w:rsid w:val="006F631D"/>
    <w:rsid w:val="006F63A1"/>
    <w:rsid w:val="006F6AA5"/>
    <w:rsid w:val="006F6F34"/>
    <w:rsid w:val="006F710B"/>
    <w:rsid w:val="006F78B8"/>
    <w:rsid w:val="006F79AC"/>
    <w:rsid w:val="006F7CFC"/>
    <w:rsid w:val="006F7FEA"/>
    <w:rsid w:val="0070012C"/>
    <w:rsid w:val="00700A90"/>
    <w:rsid w:val="00700EE5"/>
    <w:rsid w:val="007015AD"/>
    <w:rsid w:val="00701B13"/>
    <w:rsid w:val="00701C67"/>
    <w:rsid w:val="007029D5"/>
    <w:rsid w:val="00702A0F"/>
    <w:rsid w:val="00703175"/>
    <w:rsid w:val="00703469"/>
    <w:rsid w:val="007037EF"/>
    <w:rsid w:val="007039CA"/>
    <w:rsid w:val="0070486C"/>
    <w:rsid w:val="00704D83"/>
    <w:rsid w:val="00704F7B"/>
    <w:rsid w:val="0070506C"/>
    <w:rsid w:val="0070548F"/>
    <w:rsid w:val="00705AC5"/>
    <w:rsid w:val="00705CA2"/>
    <w:rsid w:val="00706716"/>
    <w:rsid w:val="00706B7F"/>
    <w:rsid w:val="00706C96"/>
    <w:rsid w:val="007072C2"/>
    <w:rsid w:val="00710253"/>
    <w:rsid w:val="007102AA"/>
    <w:rsid w:val="00710828"/>
    <w:rsid w:val="007113B3"/>
    <w:rsid w:val="00711410"/>
    <w:rsid w:val="007119C1"/>
    <w:rsid w:val="007119FE"/>
    <w:rsid w:val="00711FF0"/>
    <w:rsid w:val="00712247"/>
    <w:rsid w:val="00714292"/>
    <w:rsid w:val="00714319"/>
    <w:rsid w:val="00714447"/>
    <w:rsid w:val="0071461B"/>
    <w:rsid w:val="007146B2"/>
    <w:rsid w:val="00714948"/>
    <w:rsid w:val="00714BBF"/>
    <w:rsid w:val="00714DAC"/>
    <w:rsid w:val="00714DE2"/>
    <w:rsid w:val="00714E73"/>
    <w:rsid w:val="00714FFA"/>
    <w:rsid w:val="007164FC"/>
    <w:rsid w:val="007170E4"/>
    <w:rsid w:val="0071717A"/>
    <w:rsid w:val="007171B9"/>
    <w:rsid w:val="00717304"/>
    <w:rsid w:val="00717421"/>
    <w:rsid w:val="00717653"/>
    <w:rsid w:val="007178DB"/>
    <w:rsid w:val="00721212"/>
    <w:rsid w:val="00721264"/>
    <w:rsid w:val="00721975"/>
    <w:rsid w:val="00721A97"/>
    <w:rsid w:val="0072203A"/>
    <w:rsid w:val="007220CF"/>
    <w:rsid w:val="00722441"/>
    <w:rsid w:val="007225DF"/>
    <w:rsid w:val="0072282A"/>
    <w:rsid w:val="007233F2"/>
    <w:rsid w:val="007235CD"/>
    <w:rsid w:val="00724124"/>
    <w:rsid w:val="007243ED"/>
    <w:rsid w:val="0072493C"/>
    <w:rsid w:val="007255C6"/>
    <w:rsid w:val="007255E8"/>
    <w:rsid w:val="00725A97"/>
    <w:rsid w:val="00725FBD"/>
    <w:rsid w:val="00726E2F"/>
    <w:rsid w:val="00726EB4"/>
    <w:rsid w:val="0072702E"/>
    <w:rsid w:val="007271C8"/>
    <w:rsid w:val="00727432"/>
    <w:rsid w:val="00727B99"/>
    <w:rsid w:val="0073007B"/>
    <w:rsid w:val="00730661"/>
    <w:rsid w:val="00730BEA"/>
    <w:rsid w:val="00731048"/>
    <w:rsid w:val="00731628"/>
    <w:rsid w:val="007316C4"/>
    <w:rsid w:val="00731898"/>
    <w:rsid w:val="00731BBA"/>
    <w:rsid w:val="0073229D"/>
    <w:rsid w:val="00733614"/>
    <w:rsid w:val="00733891"/>
    <w:rsid w:val="00733EFA"/>
    <w:rsid w:val="0073433E"/>
    <w:rsid w:val="00734782"/>
    <w:rsid w:val="0073496E"/>
    <w:rsid w:val="007358BD"/>
    <w:rsid w:val="00735BA4"/>
    <w:rsid w:val="00735C5C"/>
    <w:rsid w:val="00736296"/>
    <w:rsid w:val="007364DB"/>
    <w:rsid w:val="00736AFE"/>
    <w:rsid w:val="0073757D"/>
    <w:rsid w:val="00737821"/>
    <w:rsid w:val="007378CE"/>
    <w:rsid w:val="007403C2"/>
    <w:rsid w:val="007416F1"/>
    <w:rsid w:val="00741C3E"/>
    <w:rsid w:val="00741F84"/>
    <w:rsid w:val="007422C4"/>
    <w:rsid w:val="007427D8"/>
    <w:rsid w:val="00742893"/>
    <w:rsid w:val="007428D3"/>
    <w:rsid w:val="00742D5A"/>
    <w:rsid w:val="00742E03"/>
    <w:rsid w:val="00742FBD"/>
    <w:rsid w:val="00743281"/>
    <w:rsid w:val="0074380F"/>
    <w:rsid w:val="007438DD"/>
    <w:rsid w:val="00743D49"/>
    <w:rsid w:val="00744282"/>
    <w:rsid w:val="0074432A"/>
    <w:rsid w:val="007447E6"/>
    <w:rsid w:val="007448A7"/>
    <w:rsid w:val="007451F0"/>
    <w:rsid w:val="00745FF4"/>
    <w:rsid w:val="007460C5"/>
    <w:rsid w:val="007460EC"/>
    <w:rsid w:val="00746419"/>
    <w:rsid w:val="00746683"/>
    <w:rsid w:val="00746920"/>
    <w:rsid w:val="00746A1F"/>
    <w:rsid w:val="00746A42"/>
    <w:rsid w:val="00746AC6"/>
    <w:rsid w:val="00747387"/>
    <w:rsid w:val="007473A0"/>
    <w:rsid w:val="007478E8"/>
    <w:rsid w:val="00747D5F"/>
    <w:rsid w:val="00750029"/>
    <w:rsid w:val="00750119"/>
    <w:rsid w:val="00750444"/>
    <w:rsid w:val="00750485"/>
    <w:rsid w:val="007509E2"/>
    <w:rsid w:val="00750BB8"/>
    <w:rsid w:val="00750BE5"/>
    <w:rsid w:val="00750CBC"/>
    <w:rsid w:val="00751368"/>
    <w:rsid w:val="00751547"/>
    <w:rsid w:val="00751814"/>
    <w:rsid w:val="0075182A"/>
    <w:rsid w:val="00751B65"/>
    <w:rsid w:val="00751EF7"/>
    <w:rsid w:val="00752878"/>
    <w:rsid w:val="00752981"/>
    <w:rsid w:val="00752A25"/>
    <w:rsid w:val="00752A4C"/>
    <w:rsid w:val="00752AD4"/>
    <w:rsid w:val="007532D4"/>
    <w:rsid w:val="007532E1"/>
    <w:rsid w:val="00753431"/>
    <w:rsid w:val="0075345C"/>
    <w:rsid w:val="00753745"/>
    <w:rsid w:val="00753771"/>
    <w:rsid w:val="00753A90"/>
    <w:rsid w:val="00753FAF"/>
    <w:rsid w:val="00754150"/>
    <w:rsid w:val="00754489"/>
    <w:rsid w:val="007545CC"/>
    <w:rsid w:val="007548C6"/>
    <w:rsid w:val="00754944"/>
    <w:rsid w:val="00754CDD"/>
    <w:rsid w:val="00755194"/>
    <w:rsid w:val="007551BE"/>
    <w:rsid w:val="007555A2"/>
    <w:rsid w:val="007557AB"/>
    <w:rsid w:val="00755F2D"/>
    <w:rsid w:val="007561EA"/>
    <w:rsid w:val="00756DA7"/>
    <w:rsid w:val="00757491"/>
    <w:rsid w:val="007600DE"/>
    <w:rsid w:val="00760B37"/>
    <w:rsid w:val="00760F7F"/>
    <w:rsid w:val="007614E0"/>
    <w:rsid w:val="00761C3B"/>
    <w:rsid w:val="00761F05"/>
    <w:rsid w:val="00762895"/>
    <w:rsid w:val="0076323F"/>
    <w:rsid w:val="0076347A"/>
    <w:rsid w:val="0076398B"/>
    <w:rsid w:val="00763D7A"/>
    <w:rsid w:val="00763F9D"/>
    <w:rsid w:val="00764937"/>
    <w:rsid w:val="00764AAE"/>
    <w:rsid w:val="00764AEE"/>
    <w:rsid w:val="00764F69"/>
    <w:rsid w:val="0076565F"/>
    <w:rsid w:val="00765E15"/>
    <w:rsid w:val="00766510"/>
    <w:rsid w:val="007677A2"/>
    <w:rsid w:val="00767B9C"/>
    <w:rsid w:val="00767C73"/>
    <w:rsid w:val="00767EEA"/>
    <w:rsid w:val="0077023D"/>
    <w:rsid w:val="00770E47"/>
    <w:rsid w:val="007714BD"/>
    <w:rsid w:val="007715D2"/>
    <w:rsid w:val="007716E3"/>
    <w:rsid w:val="007719B6"/>
    <w:rsid w:val="00771A31"/>
    <w:rsid w:val="00771D15"/>
    <w:rsid w:val="00771D18"/>
    <w:rsid w:val="00771D7C"/>
    <w:rsid w:val="00772E83"/>
    <w:rsid w:val="00772ED2"/>
    <w:rsid w:val="0077338F"/>
    <w:rsid w:val="007734A9"/>
    <w:rsid w:val="00773724"/>
    <w:rsid w:val="007739F9"/>
    <w:rsid w:val="00773B42"/>
    <w:rsid w:val="00774366"/>
    <w:rsid w:val="00774874"/>
    <w:rsid w:val="0077526B"/>
    <w:rsid w:val="0077548A"/>
    <w:rsid w:val="00775799"/>
    <w:rsid w:val="00775907"/>
    <w:rsid w:val="00776030"/>
    <w:rsid w:val="00776112"/>
    <w:rsid w:val="007766C4"/>
    <w:rsid w:val="00776A02"/>
    <w:rsid w:val="00776EA2"/>
    <w:rsid w:val="0077739D"/>
    <w:rsid w:val="007775DD"/>
    <w:rsid w:val="0077776C"/>
    <w:rsid w:val="0077785B"/>
    <w:rsid w:val="0077785D"/>
    <w:rsid w:val="00777EA7"/>
    <w:rsid w:val="007800D8"/>
    <w:rsid w:val="00780347"/>
    <w:rsid w:val="007804E0"/>
    <w:rsid w:val="007809E1"/>
    <w:rsid w:val="00780B7C"/>
    <w:rsid w:val="00781C0D"/>
    <w:rsid w:val="00781EDC"/>
    <w:rsid w:val="00782196"/>
    <w:rsid w:val="0078232E"/>
    <w:rsid w:val="00783074"/>
    <w:rsid w:val="0078364B"/>
    <w:rsid w:val="00783730"/>
    <w:rsid w:val="0078385F"/>
    <w:rsid w:val="0078389D"/>
    <w:rsid w:val="007839AA"/>
    <w:rsid w:val="00783BB7"/>
    <w:rsid w:val="00783D2B"/>
    <w:rsid w:val="007841F7"/>
    <w:rsid w:val="00784911"/>
    <w:rsid w:val="007849DB"/>
    <w:rsid w:val="00784AEB"/>
    <w:rsid w:val="00784C18"/>
    <w:rsid w:val="00784CE9"/>
    <w:rsid w:val="00784DA6"/>
    <w:rsid w:val="0078503B"/>
    <w:rsid w:val="00785E61"/>
    <w:rsid w:val="007863F3"/>
    <w:rsid w:val="00786D45"/>
    <w:rsid w:val="007871C9"/>
    <w:rsid w:val="007873AB"/>
    <w:rsid w:val="00787641"/>
    <w:rsid w:val="007878CA"/>
    <w:rsid w:val="00787CEE"/>
    <w:rsid w:val="00787F56"/>
    <w:rsid w:val="0079084E"/>
    <w:rsid w:val="00790B1A"/>
    <w:rsid w:val="00790B4A"/>
    <w:rsid w:val="00790DF0"/>
    <w:rsid w:val="00791176"/>
    <w:rsid w:val="00791316"/>
    <w:rsid w:val="00791448"/>
    <w:rsid w:val="007915E3"/>
    <w:rsid w:val="00791645"/>
    <w:rsid w:val="00791A8E"/>
    <w:rsid w:val="00792042"/>
    <w:rsid w:val="00792B92"/>
    <w:rsid w:val="00792D25"/>
    <w:rsid w:val="0079381E"/>
    <w:rsid w:val="007939D7"/>
    <w:rsid w:val="00793ED8"/>
    <w:rsid w:val="00794037"/>
    <w:rsid w:val="007941CC"/>
    <w:rsid w:val="007943D0"/>
    <w:rsid w:val="00794905"/>
    <w:rsid w:val="00795063"/>
    <w:rsid w:val="007953D9"/>
    <w:rsid w:val="00795A0A"/>
    <w:rsid w:val="00795AF2"/>
    <w:rsid w:val="0079642E"/>
    <w:rsid w:val="0079675E"/>
    <w:rsid w:val="00796BE9"/>
    <w:rsid w:val="00796CFC"/>
    <w:rsid w:val="00796E3F"/>
    <w:rsid w:val="007970E8"/>
    <w:rsid w:val="0079783D"/>
    <w:rsid w:val="00797FD4"/>
    <w:rsid w:val="007A0247"/>
    <w:rsid w:val="007A087C"/>
    <w:rsid w:val="007A12B8"/>
    <w:rsid w:val="007A1839"/>
    <w:rsid w:val="007A1E5F"/>
    <w:rsid w:val="007A217C"/>
    <w:rsid w:val="007A2257"/>
    <w:rsid w:val="007A232C"/>
    <w:rsid w:val="007A24FA"/>
    <w:rsid w:val="007A28FF"/>
    <w:rsid w:val="007A2A35"/>
    <w:rsid w:val="007A3591"/>
    <w:rsid w:val="007A4562"/>
    <w:rsid w:val="007A4947"/>
    <w:rsid w:val="007A4C5B"/>
    <w:rsid w:val="007A5029"/>
    <w:rsid w:val="007A5217"/>
    <w:rsid w:val="007A53A9"/>
    <w:rsid w:val="007A569B"/>
    <w:rsid w:val="007A56B3"/>
    <w:rsid w:val="007A5EEA"/>
    <w:rsid w:val="007A613D"/>
    <w:rsid w:val="007A6150"/>
    <w:rsid w:val="007A6210"/>
    <w:rsid w:val="007A62BF"/>
    <w:rsid w:val="007A638A"/>
    <w:rsid w:val="007A6935"/>
    <w:rsid w:val="007A6B40"/>
    <w:rsid w:val="007A6B90"/>
    <w:rsid w:val="007A75D6"/>
    <w:rsid w:val="007A7B4E"/>
    <w:rsid w:val="007A7EB4"/>
    <w:rsid w:val="007B0F92"/>
    <w:rsid w:val="007B1537"/>
    <w:rsid w:val="007B158B"/>
    <w:rsid w:val="007B16E5"/>
    <w:rsid w:val="007B16F1"/>
    <w:rsid w:val="007B198E"/>
    <w:rsid w:val="007B19E3"/>
    <w:rsid w:val="007B1F1F"/>
    <w:rsid w:val="007B2447"/>
    <w:rsid w:val="007B2598"/>
    <w:rsid w:val="007B2707"/>
    <w:rsid w:val="007B2D11"/>
    <w:rsid w:val="007B30E2"/>
    <w:rsid w:val="007B344D"/>
    <w:rsid w:val="007B3574"/>
    <w:rsid w:val="007B3769"/>
    <w:rsid w:val="007B3B02"/>
    <w:rsid w:val="007B3BFE"/>
    <w:rsid w:val="007B4262"/>
    <w:rsid w:val="007B4D91"/>
    <w:rsid w:val="007B4F39"/>
    <w:rsid w:val="007B51D2"/>
    <w:rsid w:val="007B59AF"/>
    <w:rsid w:val="007B5CAB"/>
    <w:rsid w:val="007B60CE"/>
    <w:rsid w:val="007B6297"/>
    <w:rsid w:val="007B6401"/>
    <w:rsid w:val="007B6560"/>
    <w:rsid w:val="007B66EE"/>
    <w:rsid w:val="007B676B"/>
    <w:rsid w:val="007B7217"/>
    <w:rsid w:val="007B7231"/>
    <w:rsid w:val="007B79DD"/>
    <w:rsid w:val="007C0493"/>
    <w:rsid w:val="007C0BF6"/>
    <w:rsid w:val="007C1ECF"/>
    <w:rsid w:val="007C2167"/>
    <w:rsid w:val="007C2204"/>
    <w:rsid w:val="007C274E"/>
    <w:rsid w:val="007C2787"/>
    <w:rsid w:val="007C2A08"/>
    <w:rsid w:val="007C2AF2"/>
    <w:rsid w:val="007C2BD3"/>
    <w:rsid w:val="007C2E7D"/>
    <w:rsid w:val="007C33F6"/>
    <w:rsid w:val="007C36E7"/>
    <w:rsid w:val="007C3A1B"/>
    <w:rsid w:val="007C3F21"/>
    <w:rsid w:val="007C40F9"/>
    <w:rsid w:val="007C419D"/>
    <w:rsid w:val="007C429E"/>
    <w:rsid w:val="007C4D1A"/>
    <w:rsid w:val="007C4FCA"/>
    <w:rsid w:val="007C54D5"/>
    <w:rsid w:val="007C5689"/>
    <w:rsid w:val="007C61EC"/>
    <w:rsid w:val="007C63C2"/>
    <w:rsid w:val="007C692D"/>
    <w:rsid w:val="007C6E41"/>
    <w:rsid w:val="007C6EFB"/>
    <w:rsid w:val="007C719F"/>
    <w:rsid w:val="007C78D8"/>
    <w:rsid w:val="007C7A54"/>
    <w:rsid w:val="007C7FDE"/>
    <w:rsid w:val="007D02AA"/>
    <w:rsid w:val="007D064F"/>
    <w:rsid w:val="007D0714"/>
    <w:rsid w:val="007D088F"/>
    <w:rsid w:val="007D092C"/>
    <w:rsid w:val="007D0DA0"/>
    <w:rsid w:val="007D0FD3"/>
    <w:rsid w:val="007D140B"/>
    <w:rsid w:val="007D18EB"/>
    <w:rsid w:val="007D1F26"/>
    <w:rsid w:val="007D22FA"/>
    <w:rsid w:val="007D260A"/>
    <w:rsid w:val="007D263F"/>
    <w:rsid w:val="007D2C02"/>
    <w:rsid w:val="007D2CC9"/>
    <w:rsid w:val="007D2DE9"/>
    <w:rsid w:val="007D3050"/>
    <w:rsid w:val="007D3741"/>
    <w:rsid w:val="007D38EC"/>
    <w:rsid w:val="007D3C02"/>
    <w:rsid w:val="007D41E3"/>
    <w:rsid w:val="007D48EF"/>
    <w:rsid w:val="007D4D30"/>
    <w:rsid w:val="007D5137"/>
    <w:rsid w:val="007D51DD"/>
    <w:rsid w:val="007D5E04"/>
    <w:rsid w:val="007D64FE"/>
    <w:rsid w:val="007D6925"/>
    <w:rsid w:val="007D6A50"/>
    <w:rsid w:val="007D6C29"/>
    <w:rsid w:val="007D6E59"/>
    <w:rsid w:val="007D7452"/>
    <w:rsid w:val="007D78BE"/>
    <w:rsid w:val="007D78F9"/>
    <w:rsid w:val="007D7D33"/>
    <w:rsid w:val="007E04F6"/>
    <w:rsid w:val="007E081A"/>
    <w:rsid w:val="007E0FA8"/>
    <w:rsid w:val="007E12F9"/>
    <w:rsid w:val="007E1314"/>
    <w:rsid w:val="007E17DA"/>
    <w:rsid w:val="007E1872"/>
    <w:rsid w:val="007E198C"/>
    <w:rsid w:val="007E1BD7"/>
    <w:rsid w:val="007E1C5A"/>
    <w:rsid w:val="007E2122"/>
    <w:rsid w:val="007E25BE"/>
    <w:rsid w:val="007E276B"/>
    <w:rsid w:val="007E2D17"/>
    <w:rsid w:val="007E3064"/>
    <w:rsid w:val="007E351C"/>
    <w:rsid w:val="007E3567"/>
    <w:rsid w:val="007E35A0"/>
    <w:rsid w:val="007E3CBA"/>
    <w:rsid w:val="007E4209"/>
    <w:rsid w:val="007E423A"/>
    <w:rsid w:val="007E4624"/>
    <w:rsid w:val="007E4653"/>
    <w:rsid w:val="007E488A"/>
    <w:rsid w:val="007E49A1"/>
    <w:rsid w:val="007E4CC2"/>
    <w:rsid w:val="007E4F87"/>
    <w:rsid w:val="007E5106"/>
    <w:rsid w:val="007E53F4"/>
    <w:rsid w:val="007E5529"/>
    <w:rsid w:val="007E555F"/>
    <w:rsid w:val="007E58A0"/>
    <w:rsid w:val="007E5CC9"/>
    <w:rsid w:val="007E6213"/>
    <w:rsid w:val="007E64CD"/>
    <w:rsid w:val="007E6694"/>
    <w:rsid w:val="007E7005"/>
    <w:rsid w:val="007E704B"/>
    <w:rsid w:val="007E7124"/>
    <w:rsid w:val="007E7213"/>
    <w:rsid w:val="007E7834"/>
    <w:rsid w:val="007E78A1"/>
    <w:rsid w:val="007E7FDA"/>
    <w:rsid w:val="007F0B0F"/>
    <w:rsid w:val="007F0E44"/>
    <w:rsid w:val="007F10EF"/>
    <w:rsid w:val="007F1C05"/>
    <w:rsid w:val="007F225F"/>
    <w:rsid w:val="007F252E"/>
    <w:rsid w:val="007F2C1C"/>
    <w:rsid w:val="007F375F"/>
    <w:rsid w:val="007F3879"/>
    <w:rsid w:val="007F3BF4"/>
    <w:rsid w:val="007F3DB6"/>
    <w:rsid w:val="007F4217"/>
    <w:rsid w:val="007F4AFF"/>
    <w:rsid w:val="007F5035"/>
    <w:rsid w:val="007F5131"/>
    <w:rsid w:val="007F5887"/>
    <w:rsid w:val="007F654C"/>
    <w:rsid w:val="007F6616"/>
    <w:rsid w:val="007F68EF"/>
    <w:rsid w:val="007F782A"/>
    <w:rsid w:val="007F7A23"/>
    <w:rsid w:val="007F7B99"/>
    <w:rsid w:val="007F7ED5"/>
    <w:rsid w:val="008002E9"/>
    <w:rsid w:val="00800390"/>
    <w:rsid w:val="0080052F"/>
    <w:rsid w:val="008008B3"/>
    <w:rsid w:val="00801117"/>
    <w:rsid w:val="0080125A"/>
    <w:rsid w:val="008013ED"/>
    <w:rsid w:val="0080201F"/>
    <w:rsid w:val="008028D2"/>
    <w:rsid w:val="00802A38"/>
    <w:rsid w:val="00802A3A"/>
    <w:rsid w:val="0080346B"/>
    <w:rsid w:val="00803C61"/>
    <w:rsid w:val="00803CEC"/>
    <w:rsid w:val="008041EB"/>
    <w:rsid w:val="0080428F"/>
    <w:rsid w:val="00804715"/>
    <w:rsid w:val="0080484C"/>
    <w:rsid w:val="00804919"/>
    <w:rsid w:val="00804BB4"/>
    <w:rsid w:val="00805171"/>
    <w:rsid w:val="008058F5"/>
    <w:rsid w:val="00805908"/>
    <w:rsid w:val="008061D6"/>
    <w:rsid w:val="008067ED"/>
    <w:rsid w:val="008067F1"/>
    <w:rsid w:val="00806822"/>
    <w:rsid w:val="00806BD2"/>
    <w:rsid w:val="00806DD6"/>
    <w:rsid w:val="00807089"/>
    <w:rsid w:val="008103CB"/>
    <w:rsid w:val="00810C6A"/>
    <w:rsid w:val="00810F0E"/>
    <w:rsid w:val="00811233"/>
    <w:rsid w:val="008113C2"/>
    <w:rsid w:val="00811532"/>
    <w:rsid w:val="0081157B"/>
    <w:rsid w:val="00811A46"/>
    <w:rsid w:val="0081260B"/>
    <w:rsid w:val="00812870"/>
    <w:rsid w:val="00812C5A"/>
    <w:rsid w:val="008146BA"/>
    <w:rsid w:val="008147D8"/>
    <w:rsid w:val="00814854"/>
    <w:rsid w:val="00814969"/>
    <w:rsid w:val="00814FE9"/>
    <w:rsid w:val="008151D7"/>
    <w:rsid w:val="0081560A"/>
    <w:rsid w:val="0081574C"/>
    <w:rsid w:val="00815984"/>
    <w:rsid w:val="00815AAB"/>
    <w:rsid w:val="00816381"/>
    <w:rsid w:val="0081638C"/>
    <w:rsid w:val="0081659C"/>
    <w:rsid w:val="00816A8D"/>
    <w:rsid w:val="00816AB6"/>
    <w:rsid w:val="00816B4C"/>
    <w:rsid w:val="00816BAD"/>
    <w:rsid w:val="00816BED"/>
    <w:rsid w:val="00817086"/>
    <w:rsid w:val="00817A0A"/>
    <w:rsid w:val="00817F2A"/>
    <w:rsid w:val="0082033B"/>
    <w:rsid w:val="0082067E"/>
    <w:rsid w:val="00820A2A"/>
    <w:rsid w:val="00820B44"/>
    <w:rsid w:val="00820CF9"/>
    <w:rsid w:val="00820D93"/>
    <w:rsid w:val="00821326"/>
    <w:rsid w:val="008222C3"/>
    <w:rsid w:val="00822419"/>
    <w:rsid w:val="008227ED"/>
    <w:rsid w:val="008237DC"/>
    <w:rsid w:val="00823C97"/>
    <w:rsid w:val="00824935"/>
    <w:rsid w:val="00824FD0"/>
    <w:rsid w:val="00825068"/>
    <w:rsid w:val="008250A9"/>
    <w:rsid w:val="008251B8"/>
    <w:rsid w:val="0082538D"/>
    <w:rsid w:val="00825438"/>
    <w:rsid w:val="008262A3"/>
    <w:rsid w:val="00826681"/>
    <w:rsid w:val="00826701"/>
    <w:rsid w:val="00826D85"/>
    <w:rsid w:val="008278A0"/>
    <w:rsid w:val="00827CD7"/>
    <w:rsid w:val="00827D40"/>
    <w:rsid w:val="00827E5C"/>
    <w:rsid w:val="0083063A"/>
    <w:rsid w:val="0083097D"/>
    <w:rsid w:val="00830C5F"/>
    <w:rsid w:val="00832022"/>
    <w:rsid w:val="008324FB"/>
    <w:rsid w:val="0083261F"/>
    <w:rsid w:val="00832962"/>
    <w:rsid w:val="00832AF8"/>
    <w:rsid w:val="00833C1A"/>
    <w:rsid w:val="00833CDF"/>
    <w:rsid w:val="00833DFB"/>
    <w:rsid w:val="008340D3"/>
    <w:rsid w:val="00834198"/>
    <w:rsid w:val="0083430F"/>
    <w:rsid w:val="008343CE"/>
    <w:rsid w:val="00834797"/>
    <w:rsid w:val="00834903"/>
    <w:rsid w:val="00834ACA"/>
    <w:rsid w:val="00834F3A"/>
    <w:rsid w:val="008353E0"/>
    <w:rsid w:val="00835791"/>
    <w:rsid w:val="008357EA"/>
    <w:rsid w:val="00836004"/>
    <w:rsid w:val="008361C4"/>
    <w:rsid w:val="00836557"/>
    <w:rsid w:val="00836BA2"/>
    <w:rsid w:val="00836FA0"/>
    <w:rsid w:val="0083714A"/>
    <w:rsid w:val="008374BE"/>
    <w:rsid w:val="008375A0"/>
    <w:rsid w:val="00837E9B"/>
    <w:rsid w:val="008402A5"/>
    <w:rsid w:val="00840307"/>
    <w:rsid w:val="0084043F"/>
    <w:rsid w:val="00840B7D"/>
    <w:rsid w:val="00840EA5"/>
    <w:rsid w:val="00841169"/>
    <w:rsid w:val="0084163D"/>
    <w:rsid w:val="00841663"/>
    <w:rsid w:val="008418AC"/>
    <w:rsid w:val="00841BE9"/>
    <w:rsid w:val="00841CD5"/>
    <w:rsid w:val="0084285C"/>
    <w:rsid w:val="00842BDF"/>
    <w:rsid w:val="00842D6F"/>
    <w:rsid w:val="00842E45"/>
    <w:rsid w:val="00842F9F"/>
    <w:rsid w:val="00843554"/>
    <w:rsid w:val="00843AFB"/>
    <w:rsid w:val="00843FDD"/>
    <w:rsid w:val="00844026"/>
    <w:rsid w:val="0084434E"/>
    <w:rsid w:val="00845293"/>
    <w:rsid w:val="00845F30"/>
    <w:rsid w:val="0084656D"/>
    <w:rsid w:val="008469C3"/>
    <w:rsid w:val="00846A02"/>
    <w:rsid w:val="00846B42"/>
    <w:rsid w:val="00847B3B"/>
    <w:rsid w:val="00850C38"/>
    <w:rsid w:val="00850E68"/>
    <w:rsid w:val="008513A4"/>
    <w:rsid w:val="0085142A"/>
    <w:rsid w:val="00851E02"/>
    <w:rsid w:val="008520BA"/>
    <w:rsid w:val="008525EF"/>
    <w:rsid w:val="00852DD9"/>
    <w:rsid w:val="00853EBD"/>
    <w:rsid w:val="00854133"/>
    <w:rsid w:val="008546C7"/>
    <w:rsid w:val="00854BBA"/>
    <w:rsid w:val="008552F9"/>
    <w:rsid w:val="00855C0D"/>
    <w:rsid w:val="00855F98"/>
    <w:rsid w:val="00856956"/>
    <w:rsid w:val="008572BB"/>
    <w:rsid w:val="008573E1"/>
    <w:rsid w:val="00857D18"/>
    <w:rsid w:val="00860177"/>
    <w:rsid w:val="008602FF"/>
    <w:rsid w:val="00860892"/>
    <w:rsid w:val="00860ECA"/>
    <w:rsid w:val="00860EE7"/>
    <w:rsid w:val="00860F00"/>
    <w:rsid w:val="00860F79"/>
    <w:rsid w:val="008611D6"/>
    <w:rsid w:val="008612B5"/>
    <w:rsid w:val="008616F6"/>
    <w:rsid w:val="0086174E"/>
    <w:rsid w:val="00861920"/>
    <w:rsid w:val="00861D11"/>
    <w:rsid w:val="0086245A"/>
    <w:rsid w:val="008626E1"/>
    <w:rsid w:val="00863271"/>
    <w:rsid w:val="008634D7"/>
    <w:rsid w:val="008637F3"/>
    <w:rsid w:val="00863FBB"/>
    <w:rsid w:val="00864748"/>
    <w:rsid w:val="00864AFF"/>
    <w:rsid w:val="00865345"/>
    <w:rsid w:val="00865ACC"/>
    <w:rsid w:val="00865E45"/>
    <w:rsid w:val="00865E9A"/>
    <w:rsid w:val="00865EE8"/>
    <w:rsid w:val="00865EF9"/>
    <w:rsid w:val="00866032"/>
    <w:rsid w:val="0086623E"/>
    <w:rsid w:val="00866450"/>
    <w:rsid w:val="00866B80"/>
    <w:rsid w:val="00866C5D"/>
    <w:rsid w:val="00866CE6"/>
    <w:rsid w:val="00867C90"/>
    <w:rsid w:val="00867D46"/>
    <w:rsid w:val="00867DE0"/>
    <w:rsid w:val="00867EF1"/>
    <w:rsid w:val="00870065"/>
    <w:rsid w:val="00870151"/>
    <w:rsid w:val="0087018D"/>
    <w:rsid w:val="0087028C"/>
    <w:rsid w:val="00870B03"/>
    <w:rsid w:val="00870D14"/>
    <w:rsid w:val="008711E5"/>
    <w:rsid w:val="008713B2"/>
    <w:rsid w:val="00871C4A"/>
    <w:rsid w:val="00871D82"/>
    <w:rsid w:val="00872CA9"/>
    <w:rsid w:val="00873093"/>
    <w:rsid w:val="0087316A"/>
    <w:rsid w:val="00873206"/>
    <w:rsid w:val="0087336F"/>
    <w:rsid w:val="00873664"/>
    <w:rsid w:val="00873670"/>
    <w:rsid w:val="008738C8"/>
    <w:rsid w:val="008740B7"/>
    <w:rsid w:val="0087436A"/>
    <w:rsid w:val="008749D7"/>
    <w:rsid w:val="00874D9A"/>
    <w:rsid w:val="0087576B"/>
    <w:rsid w:val="00875E7A"/>
    <w:rsid w:val="00876091"/>
    <w:rsid w:val="008762F6"/>
    <w:rsid w:val="0087682E"/>
    <w:rsid w:val="00876B64"/>
    <w:rsid w:val="00876E23"/>
    <w:rsid w:val="008773B6"/>
    <w:rsid w:val="008779AB"/>
    <w:rsid w:val="00877DFD"/>
    <w:rsid w:val="00877E9D"/>
    <w:rsid w:val="008802F5"/>
    <w:rsid w:val="0088142A"/>
    <w:rsid w:val="008822B4"/>
    <w:rsid w:val="008823F1"/>
    <w:rsid w:val="00882546"/>
    <w:rsid w:val="008832C9"/>
    <w:rsid w:val="008836D7"/>
    <w:rsid w:val="008838F1"/>
    <w:rsid w:val="00883A20"/>
    <w:rsid w:val="00883ADD"/>
    <w:rsid w:val="00884084"/>
    <w:rsid w:val="0088429D"/>
    <w:rsid w:val="00884B46"/>
    <w:rsid w:val="00884B72"/>
    <w:rsid w:val="00884EFC"/>
    <w:rsid w:val="008853EE"/>
    <w:rsid w:val="00885785"/>
    <w:rsid w:val="008857EB"/>
    <w:rsid w:val="0088583D"/>
    <w:rsid w:val="008858A4"/>
    <w:rsid w:val="00885D87"/>
    <w:rsid w:val="008864EE"/>
    <w:rsid w:val="0088655A"/>
    <w:rsid w:val="008868E7"/>
    <w:rsid w:val="00887143"/>
    <w:rsid w:val="00887692"/>
    <w:rsid w:val="008879B1"/>
    <w:rsid w:val="00887D21"/>
    <w:rsid w:val="00887D4D"/>
    <w:rsid w:val="00890160"/>
    <w:rsid w:val="0089034B"/>
    <w:rsid w:val="00890435"/>
    <w:rsid w:val="00890D0D"/>
    <w:rsid w:val="008911CF"/>
    <w:rsid w:val="00891276"/>
    <w:rsid w:val="00892203"/>
    <w:rsid w:val="00892578"/>
    <w:rsid w:val="008926AD"/>
    <w:rsid w:val="00893CE2"/>
    <w:rsid w:val="008940B9"/>
    <w:rsid w:val="008940BB"/>
    <w:rsid w:val="00894179"/>
    <w:rsid w:val="00894497"/>
    <w:rsid w:val="008946AB"/>
    <w:rsid w:val="00894FC3"/>
    <w:rsid w:val="0089526C"/>
    <w:rsid w:val="0089554C"/>
    <w:rsid w:val="008960FB"/>
    <w:rsid w:val="008961B2"/>
    <w:rsid w:val="00896755"/>
    <w:rsid w:val="00896B2A"/>
    <w:rsid w:val="00896BAE"/>
    <w:rsid w:val="00896CFC"/>
    <w:rsid w:val="0089700A"/>
    <w:rsid w:val="00897268"/>
    <w:rsid w:val="008978A0"/>
    <w:rsid w:val="00897DC2"/>
    <w:rsid w:val="00897DCF"/>
    <w:rsid w:val="008A0012"/>
    <w:rsid w:val="008A0192"/>
    <w:rsid w:val="008A0F58"/>
    <w:rsid w:val="008A0FE5"/>
    <w:rsid w:val="008A167E"/>
    <w:rsid w:val="008A2431"/>
    <w:rsid w:val="008A24EC"/>
    <w:rsid w:val="008A2800"/>
    <w:rsid w:val="008A28A0"/>
    <w:rsid w:val="008A3635"/>
    <w:rsid w:val="008A37BA"/>
    <w:rsid w:val="008A3F24"/>
    <w:rsid w:val="008A4111"/>
    <w:rsid w:val="008A45B6"/>
    <w:rsid w:val="008A49F8"/>
    <w:rsid w:val="008A4B32"/>
    <w:rsid w:val="008A4FFB"/>
    <w:rsid w:val="008A588F"/>
    <w:rsid w:val="008A5DE0"/>
    <w:rsid w:val="008A5E80"/>
    <w:rsid w:val="008A6013"/>
    <w:rsid w:val="008A63E9"/>
    <w:rsid w:val="008A64E3"/>
    <w:rsid w:val="008A65C9"/>
    <w:rsid w:val="008A66D2"/>
    <w:rsid w:val="008A67C2"/>
    <w:rsid w:val="008A67E9"/>
    <w:rsid w:val="008A76C3"/>
    <w:rsid w:val="008A7B61"/>
    <w:rsid w:val="008B007B"/>
    <w:rsid w:val="008B0209"/>
    <w:rsid w:val="008B05B2"/>
    <w:rsid w:val="008B06D5"/>
    <w:rsid w:val="008B1352"/>
    <w:rsid w:val="008B20CA"/>
    <w:rsid w:val="008B2AF6"/>
    <w:rsid w:val="008B33B9"/>
    <w:rsid w:val="008B357D"/>
    <w:rsid w:val="008B3BB4"/>
    <w:rsid w:val="008B3BF6"/>
    <w:rsid w:val="008B4050"/>
    <w:rsid w:val="008B4364"/>
    <w:rsid w:val="008B4C56"/>
    <w:rsid w:val="008B4E72"/>
    <w:rsid w:val="008B4FB0"/>
    <w:rsid w:val="008B506C"/>
    <w:rsid w:val="008B54FE"/>
    <w:rsid w:val="008B56AC"/>
    <w:rsid w:val="008B5755"/>
    <w:rsid w:val="008B5EF9"/>
    <w:rsid w:val="008B5FD8"/>
    <w:rsid w:val="008B61F1"/>
    <w:rsid w:val="008B6557"/>
    <w:rsid w:val="008B66F5"/>
    <w:rsid w:val="008B71A6"/>
    <w:rsid w:val="008B783E"/>
    <w:rsid w:val="008B7E91"/>
    <w:rsid w:val="008B7FCA"/>
    <w:rsid w:val="008C0396"/>
    <w:rsid w:val="008C080B"/>
    <w:rsid w:val="008C08D2"/>
    <w:rsid w:val="008C0AE0"/>
    <w:rsid w:val="008C0ED7"/>
    <w:rsid w:val="008C13BA"/>
    <w:rsid w:val="008C1AE7"/>
    <w:rsid w:val="008C1CD4"/>
    <w:rsid w:val="008C2915"/>
    <w:rsid w:val="008C34DD"/>
    <w:rsid w:val="008C3AC0"/>
    <w:rsid w:val="008C3F47"/>
    <w:rsid w:val="008C4302"/>
    <w:rsid w:val="008C451A"/>
    <w:rsid w:val="008C4C06"/>
    <w:rsid w:val="008C5247"/>
    <w:rsid w:val="008C5901"/>
    <w:rsid w:val="008C5D43"/>
    <w:rsid w:val="008C61E5"/>
    <w:rsid w:val="008C62EB"/>
    <w:rsid w:val="008C649D"/>
    <w:rsid w:val="008C6D65"/>
    <w:rsid w:val="008C750F"/>
    <w:rsid w:val="008C795C"/>
    <w:rsid w:val="008C798A"/>
    <w:rsid w:val="008D0479"/>
    <w:rsid w:val="008D05E7"/>
    <w:rsid w:val="008D11B1"/>
    <w:rsid w:val="008D12A9"/>
    <w:rsid w:val="008D1436"/>
    <w:rsid w:val="008D2A3D"/>
    <w:rsid w:val="008D2FB4"/>
    <w:rsid w:val="008D305D"/>
    <w:rsid w:val="008D325A"/>
    <w:rsid w:val="008D383D"/>
    <w:rsid w:val="008D3A11"/>
    <w:rsid w:val="008D42A7"/>
    <w:rsid w:val="008D438E"/>
    <w:rsid w:val="008D48CE"/>
    <w:rsid w:val="008D4C18"/>
    <w:rsid w:val="008D53CE"/>
    <w:rsid w:val="008D560C"/>
    <w:rsid w:val="008D563F"/>
    <w:rsid w:val="008D564B"/>
    <w:rsid w:val="008D5CA2"/>
    <w:rsid w:val="008D6B39"/>
    <w:rsid w:val="008D6EDC"/>
    <w:rsid w:val="008D7183"/>
    <w:rsid w:val="008D75F7"/>
    <w:rsid w:val="008D7E03"/>
    <w:rsid w:val="008E008A"/>
    <w:rsid w:val="008E053E"/>
    <w:rsid w:val="008E0DD7"/>
    <w:rsid w:val="008E22B0"/>
    <w:rsid w:val="008E22BE"/>
    <w:rsid w:val="008E24F2"/>
    <w:rsid w:val="008E25C9"/>
    <w:rsid w:val="008E2970"/>
    <w:rsid w:val="008E2D7F"/>
    <w:rsid w:val="008E3158"/>
    <w:rsid w:val="008E32D5"/>
    <w:rsid w:val="008E35D5"/>
    <w:rsid w:val="008E362A"/>
    <w:rsid w:val="008E3662"/>
    <w:rsid w:val="008E387C"/>
    <w:rsid w:val="008E38EE"/>
    <w:rsid w:val="008E3EAB"/>
    <w:rsid w:val="008E4B9F"/>
    <w:rsid w:val="008E5D1F"/>
    <w:rsid w:val="008E5D9E"/>
    <w:rsid w:val="008E5F86"/>
    <w:rsid w:val="008E651D"/>
    <w:rsid w:val="008E6E17"/>
    <w:rsid w:val="008E6F44"/>
    <w:rsid w:val="008E6F52"/>
    <w:rsid w:val="008E6FF8"/>
    <w:rsid w:val="008E7163"/>
    <w:rsid w:val="008E7186"/>
    <w:rsid w:val="008E7817"/>
    <w:rsid w:val="008E7B02"/>
    <w:rsid w:val="008E7C37"/>
    <w:rsid w:val="008E7F35"/>
    <w:rsid w:val="008F0360"/>
    <w:rsid w:val="008F0592"/>
    <w:rsid w:val="008F0A26"/>
    <w:rsid w:val="008F0D19"/>
    <w:rsid w:val="008F12B2"/>
    <w:rsid w:val="008F1675"/>
    <w:rsid w:val="008F16AA"/>
    <w:rsid w:val="008F1FA9"/>
    <w:rsid w:val="008F2122"/>
    <w:rsid w:val="008F220A"/>
    <w:rsid w:val="008F2288"/>
    <w:rsid w:val="008F236E"/>
    <w:rsid w:val="008F2527"/>
    <w:rsid w:val="008F2795"/>
    <w:rsid w:val="008F2E75"/>
    <w:rsid w:val="008F3383"/>
    <w:rsid w:val="008F34D7"/>
    <w:rsid w:val="008F373B"/>
    <w:rsid w:val="008F3B65"/>
    <w:rsid w:val="008F420A"/>
    <w:rsid w:val="008F422F"/>
    <w:rsid w:val="008F4BDF"/>
    <w:rsid w:val="008F4D50"/>
    <w:rsid w:val="008F50C8"/>
    <w:rsid w:val="008F526D"/>
    <w:rsid w:val="008F5B58"/>
    <w:rsid w:val="008F6037"/>
    <w:rsid w:val="008F63A3"/>
    <w:rsid w:val="008F6439"/>
    <w:rsid w:val="008F6805"/>
    <w:rsid w:val="008F6835"/>
    <w:rsid w:val="008F69C8"/>
    <w:rsid w:val="008F6BDD"/>
    <w:rsid w:val="008F6E43"/>
    <w:rsid w:val="008F6E6C"/>
    <w:rsid w:val="008F77A2"/>
    <w:rsid w:val="008F78B5"/>
    <w:rsid w:val="008F7986"/>
    <w:rsid w:val="008F7BFB"/>
    <w:rsid w:val="009000B0"/>
    <w:rsid w:val="00900201"/>
    <w:rsid w:val="00900A0A"/>
    <w:rsid w:val="00900CBE"/>
    <w:rsid w:val="00900F01"/>
    <w:rsid w:val="009010A6"/>
    <w:rsid w:val="00901287"/>
    <w:rsid w:val="0090154A"/>
    <w:rsid w:val="0090202C"/>
    <w:rsid w:val="009021A9"/>
    <w:rsid w:val="009023B1"/>
    <w:rsid w:val="00902D37"/>
    <w:rsid w:val="00902E05"/>
    <w:rsid w:val="009036E8"/>
    <w:rsid w:val="00903EF2"/>
    <w:rsid w:val="00904193"/>
    <w:rsid w:val="0090439C"/>
    <w:rsid w:val="009045B6"/>
    <w:rsid w:val="00904C9B"/>
    <w:rsid w:val="00904F03"/>
    <w:rsid w:val="0090521B"/>
    <w:rsid w:val="00905599"/>
    <w:rsid w:val="00905804"/>
    <w:rsid w:val="00905B63"/>
    <w:rsid w:val="00905D03"/>
    <w:rsid w:val="00905D3A"/>
    <w:rsid w:val="00905DB1"/>
    <w:rsid w:val="00905E88"/>
    <w:rsid w:val="0090646E"/>
    <w:rsid w:val="009065D5"/>
    <w:rsid w:val="00906800"/>
    <w:rsid w:val="009069B3"/>
    <w:rsid w:val="00906BDD"/>
    <w:rsid w:val="0090761A"/>
    <w:rsid w:val="0090781E"/>
    <w:rsid w:val="00907A09"/>
    <w:rsid w:val="00910B19"/>
    <w:rsid w:val="00910E9D"/>
    <w:rsid w:val="00911252"/>
    <w:rsid w:val="009112F7"/>
    <w:rsid w:val="00911614"/>
    <w:rsid w:val="009118C5"/>
    <w:rsid w:val="009123DE"/>
    <w:rsid w:val="00912B20"/>
    <w:rsid w:val="00913212"/>
    <w:rsid w:val="0091358F"/>
    <w:rsid w:val="00913600"/>
    <w:rsid w:val="00913828"/>
    <w:rsid w:val="0091395E"/>
    <w:rsid w:val="00913F40"/>
    <w:rsid w:val="0091411F"/>
    <w:rsid w:val="009141CB"/>
    <w:rsid w:val="009141D2"/>
    <w:rsid w:val="00914376"/>
    <w:rsid w:val="0091465F"/>
    <w:rsid w:val="009146CC"/>
    <w:rsid w:val="0091473D"/>
    <w:rsid w:val="00914935"/>
    <w:rsid w:val="00914A73"/>
    <w:rsid w:val="00914BB9"/>
    <w:rsid w:val="00914F65"/>
    <w:rsid w:val="0091500D"/>
    <w:rsid w:val="0091564C"/>
    <w:rsid w:val="0091591E"/>
    <w:rsid w:val="00915C20"/>
    <w:rsid w:val="00916736"/>
    <w:rsid w:val="00916782"/>
    <w:rsid w:val="00916BDB"/>
    <w:rsid w:val="009174DE"/>
    <w:rsid w:val="009174E4"/>
    <w:rsid w:val="00920E8E"/>
    <w:rsid w:val="009211AF"/>
    <w:rsid w:val="00921D3A"/>
    <w:rsid w:val="009221FD"/>
    <w:rsid w:val="0092224B"/>
    <w:rsid w:val="00922C23"/>
    <w:rsid w:val="0092308F"/>
    <w:rsid w:val="009230A8"/>
    <w:rsid w:val="00923102"/>
    <w:rsid w:val="00923285"/>
    <w:rsid w:val="0092371B"/>
    <w:rsid w:val="009242C2"/>
    <w:rsid w:val="00924484"/>
    <w:rsid w:val="009244AC"/>
    <w:rsid w:val="00924596"/>
    <w:rsid w:val="009249B0"/>
    <w:rsid w:val="009249F8"/>
    <w:rsid w:val="00925479"/>
    <w:rsid w:val="009258D6"/>
    <w:rsid w:val="009260F1"/>
    <w:rsid w:val="00926652"/>
    <w:rsid w:val="009267A5"/>
    <w:rsid w:val="009273CA"/>
    <w:rsid w:val="0092753C"/>
    <w:rsid w:val="009276CD"/>
    <w:rsid w:val="00927E3F"/>
    <w:rsid w:val="00927FEB"/>
    <w:rsid w:val="00930217"/>
    <w:rsid w:val="00930745"/>
    <w:rsid w:val="00930B7D"/>
    <w:rsid w:val="009313C1"/>
    <w:rsid w:val="009314D8"/>
    <w:rsid w:val="00931980"/>
    <w:rsid w:val="00932222"/>
    <w:rsid w:val="009325B7"/>
    <w:rsid w:val="009325F5"/>
    <w:rsid w:val="009327B1"/>
    <w:rsid w:val="0093283C"/>
    <w:rsid w:val="0093298E"/>
    <w:rsid w:val="00932D3D"/>
    <w:rsid w:val="00932D46"/>
    <w:rsid w:val="00933741"/>
    <w:rsid w:val="0093377E"/>
    <w:rsid w:val="00933F2B"/>
    <w:rsid w:val="009344D6"/>
    <w:rsid w:val="009345C4"/>
    <w:rsid w:val="0093493A"/>
    <w:rsid w:val="009349A8"/>
    <w:rsid w:val="009350C5"/>
    <w:rsid w:val="009352F1"/>
    <w:rsid w:val="0093647C"/>
    <w:rsid w:val="00936943"/>
    <w:rsid w:val="00936AEF"/>
    <w:rsid w:val="00936D8E"/>
    <w:rsid w:val="00936F34"/>
    <w:rsid w:val="00937D89"/>
    <w:rsid w:val="00937DFF"/>
    <w:rsid w:val="009400F1"/>
    <w:rsid w:val="009402DF"/>
    <w:rsid w:val="009409B6"/>
    <w:rsid w:val="00940BD2"/>
    <w:rsid w:val="00940EE1"/>
    <w:rsid w:val="00941ABF"/>
    <w:rsid w:val="00941CD4"/>
    <w:rsid w:val="00941F61"/>
    <w:rsid w:val="009424CA"/>
    <w:rsid w:val="00942633"/>
    <w:rsid w:val="0094268E"/>
    <w:rsid w:val="00942820"/>
    <w:rsid w:val="00942C3F"/>
    <w:rsid w:val="00942DCD"/>
    <w:rsid w:val="009433FE"/>
    <w:rsid w:val="009437C2"/>
    <w:rsid w:val="00943DB7"/>
    <w:rsid w:val="00944487"/>
    <w:rsid w:val="0094448F"/>
    <w:rsid w:val="00945B77"/>
    <w:rsid w:val="009460BC"/>
    <w:rsid w:val="009461A1"/>
    <w:rsid w:val="009463E9"/>
    <w:rsid w:val="00947084"/>
    <w:rsid w:val="009476AF"/>
    <w:rsid w:val="009479C9"/>
    <w:rsid w:val="00947E51"/>
    <w:rsid w:val="00947F0F"/>
    <w:rsid w:val="00947F66"/>
    <w:rsid w:val="00947F71"/>
    <w:rsid w:val="00950242"/>
    <w:rsid w:val="0095087F"/>
    <w:rsid w:val="00950D58"/>
    <w:rsid w:val="00951C40"/>
    <w:rsid w:val="00951E2A"/>
    <w:rsid w:val="00952277"/>
    <w:rsid w:val="0095228A"/>
    <w:rsid w:val="009525DA"/>
    <w:rsid w:val="0095394A"/>
    <w:rsid w:val="00953F19"/>
    <w:rsid w:val="0095404D"/>
    <w:rsid w:val="00954295"/>
    <w:rsid w:val="0095429A"/>
    <w:rsid w:val="009544F6"/>
    <w:rsid w:val="00954BAE"/>
    <w:rsid w:val="00955331"/>
    <w:rsid w:val="0095604E"/>
    <w:rsid w:val="0095626A"/>
    <w:rsid w:val="0095628B"/>
    <w:rsid w:val="00956306"/>
    <w:rsid w:val="009566D6"/>
    <w:rsid w:val="00956DFE"/>
    <w:rsid w:val="00956E1F"/>
    <w:rsid w:val="00956F67"/>
    <w:rsid w:val="00957250"/>
    <w:rsid w:val="0095754B"/>
    <w:rsid w:val="00957887"/>
    <w:rsid w:val="00957A4F"/>
    <w:rsid w:val="00957D7D"/>
    <w:rsid w:val="009601B1"/>
    <w:rsid w:val="00960569"/>
    <w:rsid w:val="009605C2"/>
    <w:rsid w:val="00960E15"/>
    <w:rsid w:val="00960E21"/>
    <w:rsid w:val="009611EB"/>
    <w:rsid w:val="0096131D"/>
    <w:rsid w:val="00961607"/>
    <w:rsid w:val="00961DA1"/>
    <w:rsid w:val="00961FE9"/>
    <w:rsid w:val="0096297C"/>
    <w:rsid w:val="00962F40"/>
    <w:rsid w:val="00963515"/>
    <w:rsid w:val="00963573"/>
    <w:rsid w:val="009639D7"/>
    <w:rsid w:val="00963D5E"/>
    <w:rsid w:val="00963FB2"/>
    <w:rsid w:val="009640C2"/>
    <w:rsid w:val="0096444D"/>
    <w:rsid w:val="00964564"/>
    <w:rsid w:val="0096466A"/>
    <w:rsid w:val="00964CC2"/>
    <w:rsid w:val="00964EE2"/>
    <w:rsid w:val="0096514D"/>
    <w:rsid w:val="00965327"/>
    <w:rsid w:val="00965586"/>
    <w:rsid w:val="0096566E"/>
    <w:rsid w:val="00965A61"/>
    <w:rsid w:val="009663CB"/>
    <w:rsid w:val="00966566"/>
    <w:rsid w:val="009666F4"/>
    <w:rsid w:val="009677BA"/>
    <w:rsid w:val="0096785A"/>
    <w:rsid w:val="00967C94"/>
    <w:rsid w:val="00967D6A"/>
    <w:rsid w:val="0097012D"/>
    <w:rsid w:val="009702F7"/>
    <w:rsid w:val="00970466"/>
    <w:rsid w:val="00970500"/>
    <w:rsid w:val="0097058D"/>
    <w:rsid w:val="009705F5"/>
    <w:rsid w:val="009707BE"/>
    <w:rsid w:val="009709F2"/>
    <w:rsid w:val="00970BDC"/>
    <w:rsid w:val="0097124E"/>
    <w:rsid w:val="009718EB"/>
    <w:rsid w:val="00971BC6"/>
    <w:rsid w:val="00971BCE"/>
    <w:rsid w:val="00971BF8"/>
    <w:rsid w:val="00971C2F"/>
    <w:rsid w:val="00972369"/>
    <w:rsid w:val="009727F8"/>
    <w:rsid w:val="0097288C"/>
    <w:rsid w:val="00972B6D"/>
    <w:rsid w:val="0097327F"/>
    <w:rsid w:val="00973330"/>
    <w:rsid w:val="00973558"/>
    <w:rsid w:val="009735FE"/>
    <w:rsid w:val="00973CFD"/>
    <w:rsid w:val="00973E0F"/>
    <w:rsid w:val="00974680"/>
    <w:rsid w:val="009749AF"/>
    <w:rsid w:val="009751DA"/>
    <w:rsid w:val="0097547C"/>
    <w:rsid w:val="009754A3"/>
    <w:rsid w:val="0097580F"/>
    <w:rsid w:val="009759AB"/>
    <w:rsid w:val="00975A92"/>
    <w:rsid w:val="0097633F"/>
    <w:rsid w:val="009764CE"/>
    <w:rsid w:val="009766C2"/>
    <w:rsid w:val="0097690C"/>
    <w:rsid w:val="00976960"/>
    <w:rsid w:val="00976A17"/>
    <w:rsid w:val="00976C84"/>
    <w:rsid w:val="0097701B"/>
    <w:rsid w:val="009776FB"/>
    <w:rsid w:val="00977746"/>
    <w:rsid w:val="00977772"/>
    <w:rsid w:val="00977A61"/>
    <w:rsid w:val="00977C1E"/>
    <w:rsid w:val="00977D74"/>
    <w:rsid w:val="00977DEF"/>
    <w:rsid w:val="00980142"/>
    <w:rsid w:val="0098022E"/>
    <w:rsid w:val="009803C1"/>
    <w:rsid w:val="00980A6E"/>
    <w:rsid w:val="00980B79"/>
    <w:rsid w:val="00980C28"/>
    <w:rsid w:val="00980D9E"/>
    <w:rsid w:val="00981570"/>
    <w:rsid w:val="00981A05"/>
    <w:rsid w:val="00981C51"/>
    <w:rsid w:val="00981E47"/>
    <w:rsid w:val="00982008"/>
    <w:rsid w:val="0098212E"/>
    <w:rsid w:val="009821B5"/>
    <w:rsid w:val="009824F7"/>
    <w:rsid w:val="00982743"/>
    <w:rsid w:val="0098287E"/>
    <w:rsid w:val="00982913"/>
    <w:rsid w:val="00982B24"/>
    <w:rsid w:val="00982DD1"/>
    <w:rsid w:val="00983103"/>
    <w:rsid w:val="00983564"/>
    <w:rsid w:val="0098363A"/>
    <w:rsid w:val="0098388C"/>
    <w:rsid w:val="00983BC4"/>
    <w:rsid w:val="00983EF8"/>
    <w:rsid w:val="00984428"/>
    <w:rsid w:val="00984491"/>
    <w:rsid w:val="009845CD"/>
    <w:rsid w:val="00984A36"/>
    <w:rsid w:val="00984DEC"/>
    <w:rsid w:val="00984DF0"/>
    <w:rsid w:val="009851CF"/>
    <w:rsid w:val="00985459"/>
    <w:rsid w:val="00985461"/>
    <w:rsid w:val="009854F5"/>
    <w:rsid w:val="00985636"/>
    <w:rsid w:val="00985FEC"/>
    <w:rsid w:val="0098604B"/>
    <w:rsid w:val="009861A6"/>
    <w:rsid w:val="0098682D"/>
    <w:rsid w:val="00986E69"/>
    <w:rsid w:val="00986E6A"/>
    <w:rsid w:val="00987356"/>
    <w:rsid w:val="009873E2"/>
    <w:rsid w:val="009874CB"/>
    <w:rsid w:val="0099043F"/>
    <w:rsid w:val="00990525"/>
    <w:rsid w:val="00990AE0"/>
    <w:rsid w:val="00990C49"/>
    <w:rsid w:val="009911C6"/>
    <w:rsid w:val="00991344"/>
    <w:rsid w:val="00991362"/>
    <w:rsid w:val="00991C68"/>
    <w:rsid w:val="00992013"/>
    <w:rsid w:val="00992321"/>
    <w:rsid w:val="0099250E"/>
    <w:rsid w:val="009926C2"/>
    <w:rsid w:val="00992D06"/>
    <w:rsid w:val="00993009"/>
    <w:rsid w:val="0099329C"/>
    <w:rsid w:val="009937CB"/>
    <w:rsid w:val="00993CDE"/>
    <w:rsid w:val="00993E57"/>
    <w:rsid w:val="0099434E"/>
    <w:rsid w:val="00994469"/>
    <w:rsid w:val="00994793"/>
    <w:rsid w:val="00994FB2"/>
    <w:rsid w:val="00995331"/>
    <w:rsid w:val="00995495"/>
    <w:rsid w:val="009956C4"/>
    <w:rsid w:val="00995758"/>
    <w:rsid w:val="00995BD1"/>
    <w:rsid w:val="009960DE"/>
    <w:rsid w:val="00996515"/>
    <w:rsid w:val="00996549"/>
    <w:rsid w:val="0099690E"/>
    <w:rsid w:val="009969D4"/>
    <w:rsid w:val="009979D9"/>
    <w:rsid w:val="00997E9F"/>
    <w:rsid w:val="00997F11"/>
    <w:rsid w:val="00997FF3"/>
    <w:rsid w:val="009A0999"/>
    <w:rsid w:val="009A0B9E"/>
    <w:rsid w:val="009A0D2E"/>
    <w:rsid w:val="009A0FE1"/>
    <w:rsid w:val="009A1158"/>
    <w:rsid w:val="009A13D8"/>
    <w:rsid w:val="009A140A"/>
    <w:rsid w:val="009A1463"/>
    <w:rsid w:val="009A14EA"/>
    <w:rsid w:val="009A1A9F"/>
    <w:rsid w:val="009A213B"/>
    <w:rsid w:val="009A2923"/>
    <w:rsid w:val="009A301E"/>
    <w:rsid w:val="009A3941"/>
    <w:rsid w:val="009A3D9B"/>
    <w:rsid w:val="009A3E2C"/>
    <w:rsid w:val="009A418B"/>
    <w:rsid w:val="009A420A"/>
    <w:rsid w:val="009A4CC7"/>
    <w:rsid w:val="009A5BB1"/>
    <w:rsid w:val="009A5DDF"/>
    <w:rsid w:val="009A6138"/>
    <w:rsid w:val="009A6191"/>
    <w:rsid w:val="009A678E"/>
    <w:rsid w:val="009A6D51"/>
    <w:rsid w:val="009A734E"/>
    <w:rsid w:val="009A7557"/>
    <w:rsid w:val="009A7567"/>
    <w:rsid w:val="009A75DC"/>
    <w:rsid w:val="009A7828"/>
    <w:rsid w:val="009A7BAE"/>
    <w:rsid w:val="009B0374"/>
    <w:rsid w:val="009B0F2A"/>
    <w:rsid w:val="009B1C08"/>
    <w:rsid w:val="009B1D60"/>
    <w:rsid w:val="009B2008"/>
    <w:rsid w:val="009B20A8"/>
    <w:rsid w:val="009B229E"/>
    <w:rsid w:val="009B23FB"/>
    <w:rsid w:val="009B24A3"/>
    <w:rsid w:val="009B2DB5"/>
    <w:rsid w:val="009B2DE3"/>
    <w:rsid w:val="009B3355"/>
    <w:rsid w:val="009B3A04"/>
    <w:rsid w:val="009B3A2E"/>
    <w:rsid w:val="009B4779"/>
    <w:rsid w:val="009B48E5"/>
    <w:rsid w:val="009B4FB4"/>
    <w:rsid w:val="009B546C"/>
    <w:rsid w:val="009B59F3"/>
    <w:rsid w:val="009B5D3F"/>
    <w:rsid w:val="009B6183"/>
    <w:rsid w:val="009B65EC"/>
    <w:rsid w:val="009B678C"/>
    <w:rsid w:val="009B6F3C"/>
    <w:rsid w:val="009B73E5"/>
    <w:rsid w:val="009B7806"/>
    <w:rsid w:val="009C007B"/>
    <w:rsid w:val="009C03E4"/>
    <w:rsid w:val="009C0488"/>
    <w:rsid w:val="009C06F0"/>
    <w:rsid w:val="009C0A71"/>
    <w:rsid w:val="009C0EA4"/>
    <w:rsid w:val="009C0ED3"/>
    <w:rsid w:val="009C0EED"/>
    <w:rsid w:val="009C105E"/>
    <w:rsid w:val="009C11D4"/>
    <w:rsid w:val="009C11FB"/>
    <w:rsid w:val="009C1B83"/>
    <w:rsid w:val="009C29C4"/>
    <w:rsid w:val="009C3342"/>
    <w:rsid w:val="009C4041"/>
    <w:rsid w:val="009C4244"/>
    <w:rsid w:val="009C4954"/>
    <w:rsid w:val="009C4BF7"/>
    <w:rsid w:val="009C4E51"/>
    <w:rsid w:val="009C503B"/>
    <w:rsid w:val="009C5077"/>
    <w:rsid w:val="009C5106"/>
    <w:rsid w:val="009C5315"/>
    <w:rsid w:val="009C5484"/>
    <w:rsid w:val="009C5704"/>
    <w:rsid w:val="009C5963"/>
    <w:rsid w:val="009C5B05"/>
    <w:rsid w:val="009C5EF1"/>
    <w:rsid w:val="009C603A"/>
    <w:rsid w:val="009C60AE"/>
    <w:rsid w:val="009C6348"/>
    <w:rsid w:val="009C64A5"/>
    <w:rsid w:val="009C6612"/>
    <w:rsid w:val="009C6694"/>
    <w:rsid w:val="009C6849"/>
    <w:rsid w:val="009C6AB8"/>
    <w:rsid w:val="009C6B18"/>
    <w:rsid w:val="009C6E97"/>
    <w:rsid w:val="009C6F34"/>
    <w:rsid w:val="009C7C95"/>
    <w:rsid w:val="009D03D0"/>
    <w:rsid w:val="009D04B7"/>
    <w:rsid w:val="009D07E5"/>
    <w:rsid w:val="009D0C4E"/>
    <w:rsid w:val="009D1513"/>
    <w:rsid w:val="009D1C67"/>
    <w:rsid w:val="009D1C79"/>
    <w:rsid w:val="009D20A4"/>
    <w:rsid w:val="009D211B"/>
    <w:rsid w:val="009D23E1"/>
    <w:rsid w:val="009D2A0F"/>
    <w:rsid w:val="009D3201"/>
    <w:rsid w:val="009D431D"/>
    <w:rsid w:val="009D441C"/>
    <w:rsid w:val="009D45A8"/>
    <w:rsid w:val="009D45F6"/>
    <w:rsid w:val="009D4757"/>
    <w:rsid w:val="009D4AC6"/>
    <w:rsid w:val="009D4BDB"/>
    <w:rsid w:val="009D4F04"/>
    <w:rsid w:val="009D5103"/>
    <w:rsid w:val="009D5262"/>
    <w:rsid w:val="009D55D7"/>
    <w:rsid w:val="009D596B"/>
    <w:rsid w:val="009D5AA9"/>
    <w:rsid w:val="009D5C1D"/>
    <w:rsid w:val="009D5FAF"/>
    <w:rsid w:val="009D61CF"/>
    <w:rsid w:val="009D6482"/>
    <w:rsid w:val="009D6938"/>
    <w:rsid w:val="009D6C01"/>
    <w:rsid w:val="009D6E5A"/>
    <w:rsid w:val="009D7700"/>
    <w:rsid w:val="009D792C"/>
    <w:rsid w:val="009D7978"/>
    <w:rsid w:val="009E0102"/>
    <w:rsid w:val="009E026B"/>
    <w:rsid w:val="009E0407"/>
    <w:rsid w:val="009E047F"/>
    <w:rsid w:val="009E0949"/>
    <w:rsid w:val="009E0DA8"/>
    <w:rsid w:val="009E0E11"/>
    <w:rsid w:val="009E103B"/>
    <w:rsid w:val="009E12D3"/>
    <w:rsid w:val="009E1A93"/>
    <w:rsid w:val="009E2577"/>
    <w:rsid w:val="009E2F51"/>
    <w:rsid w:val="009E3250"/>
    <w:rsid w:val="009E341B"/>
    <w:rsid w:val="009E39B1"/>
    <w:rsid w:val="009E3B0A"/>
    <w:rsid w:val="009E42FF"/>
    <w:rsid w:val="009E434F"/>
    <w:rsid w:val="009E4468"/>
    <w:rsid w:val="009E50E1"/>
    <w:rsid w:val="009E5311"/>
    <w:rsid w:val="009E5559"/>
    <w:rsid w:val="009E5EEC"/>
    <w:rsid w:val="009E698B"/>
    <w:rsid w:val="009E6BFF"/>
    <w:rsid w:val="009E6CA1"/>
    <w:rsid w:val="009E7358"/>
    <w:rsid w:val="009E7D16"/>
    <w:rsid w:val="009F0157"/>
    <w:rsid w:val="009F0832"/>
    <w:rsid w:val="009F084B"/>
    <w:rsid w:val="009F0B09"/>
    <w:rsid w:val="009F0EB6"/>
    <w:rsid w:val="009F0ECD"/>
    <w:rsid w:val="009F12F7"/>
    <w:rsid w:val="009F14F2"/>
    <w:rsid w:val="009F1859"/>
    <w:rsid w:val="009F19BA"/>
    <w:rsid w:val="009F1BCD"/>
    <w:rsid w:val="009F21EF"/>
    <w:rsid w:val="009F24D7"/>
    <w:rsid w:val="009F2543"/>
    <w:rsid w:val="009F2CB2"/>
    <w:rsid w:val="009F2D8B"/>
    <w:rsid w:val="009F2D93"/>
    <w:rsid w:val="009F2F26"/>
    <w:rsid w:val="009F356E"/>
    <w:rsid w:val="009F36F0"/>
    <w:rsid w:val="009F370E"/>
    <w:rsid w:val="009F38C4"/>
    <w:rsid w:val="009F3E9B"/>
    <w:rsid w:val="009F41D8"/>
    <w:rsid w:val="009F442C"/>
    <w:rsid w:val="009F45A3"/>
    <w:rsid w:val="009F49E0"/>
    <w:rsid w:val="009F4CF8"/>
    <w:rsid w:val="009F500E"/>
    <w:rsid w:val="009F511C"/>
    <w:rsid w:val="009F515E"/>
    <w:rsid w:val="009F5B99"/>
    <w:rsid w:val="009F5DCC"/>
    <w:rsid w:val="009F6879"/>
    <w:rsid w:val="009F690A"/>
    <w:rsid w:val="009F6FBA"/>
    <w:rsid w:val="009F7362"/>
    <w:rsid w:val="009F7718"/>
    <w:rsid w:val="00A00403"/>
    <w:rsid w:val="00A00494"/>
    <w:rsid w:val="00A00AC3"/>
    <w:rsid w:val="00A018F7"/>
    <w:rsid w:val="00A01BD8"/>
    <w:rsid w:val="00A022E1"/>
    <w:rsid w:val="00A027F2"/>
    <w:rsid w:val="00A032A8"/>
    <w:rsid w:val="00A03574"/>
    <w:rsid w:val="00A03616"/>
    <w:rsid w:val="00A036F2"/>
    <w:rsid w:val="00A03764"/>
    <w:rsid w:val="00A03E37"/>
    <w:rsid w:val="00A03F06"/>
    <w:rsid w:val="00A040BF"/>
    <w:rsid w:val="00A043ED"/>
    <w:rsid w:val="00A0465C"/>
    <w:rsid w:val="00A049EB"/>
    <w:rsid w:val="00A04B93"/>
    <w:rsid w:val="00A050AF"/>
    <w:rsid w:val="00A05707"/>
    <w:rsid w:val="00A05721"/>
    <w:rsid w:val="00A057D3"/>
    <w:rsid w:val="00A05ABC"/>
    <w:rsid w:val="00A05B45"/>
    <w:rsid w:val="00A05C2A"/>
    <w:rsid w:val="00A05ED5"/>
    <w:rsid w:val="00A05F24"/>
    <w:rsid w:val="00A06071"/>
    <w:rsid w:val="00A06336"/>
    <w:rsid w:val="00A06578"/>
    <w:rsid w:val="00A06695"/>
    <w:rsid w:val="00A06BFE"/>
    <w:rsid w:val="00A07F17"/>
    <w:rsid w:val="00A102E2"/>
    <w:rsid w:val="00A10330"/>
    <w:rsid w:val="00A103D3"/>
    <w:rsid w:val="00A1048D"/>
    <w:rsid w:val="00A10AC4"/>
    <w:rsid w:val="00A10E1D"/>
    <w:rsid w:val="00A11215"/>
    <w:rsid w:val="00A1130F"/>
    <w:rsid w:val="00A113EF"/>
    <w:rsid w:val="00A11A01"/>
    <w:rsid w:val="00A11BC2"/>
    <w:rsid w:val="00A11C54"/>
    <w:rsid w:val="00A11D8E"/>
    <w:rsid w:val="00A123DE"/>
    <w:rsid w:val="00A12431"/>
    <w:rsid w:val="00A127B7"/>
    <w:rsid w:val="00A12927"/>
    <w:rsid w:val="00A12FA5"/>
    <w:rsid w:val="00A1349B"/>
    <w:rsid w:val="00A1375C"/>
    <w:rsid w:val="00A1389E"/>
    <w:rsid w:val="00A13B42"/>
    <w:rsid w:val="00A13BAE"/>
    <w:rsid w:val="00A14289"/>
    <w:rsid w:val="00A1492C"/>
    <w:rsid w:val="00A14D96"/>
    <w:rsid w:val="00A150F3"/>
    <w:rsid w:val="00A153EC"/>
    <w:rsid w:val="00A1570A"/>
    <w:rsid w:val="00A15767"/>
    <w:rsid w:val="00A1578F"/>
    <w:rsid w:val="00A15ED7"/>
    <w:rsid w:val="00A15F98"/>
    <w:rsid w:val="00A161C1"/>
    <w:rsid w:val="00A166AF"/>
    <w:rsid w:val="00A16B05"/>
    <w:rsid w:val="00A16DF2"/>
    <w:rsid w:val="00A170BB"/>
    <w:rsid w:val="00A172E6"/>
    <w:rsid w:val="00A173FF"/>
    <w:rsid w:val="00A17528"/>
    <w:rsid w:val="00A17742"/>
    <w:rsid w:val="00A17790"/>
    <w:rsid w:val="00A20032"/>
    <w:rsid w:val="00A20177"/>
    <w:rsid w:val="00A20C9C"/>
    <w:rsid w:val="00A215DE"/>
    <w:rsid w:val="00A2171F"/>
    <w:rsid w:val="00A2177D"/>
    <w:rsid w:val="00A2182B"/>
    <w:rsid w:val="00A21C4D"/>
    <w:rsid w:val="00A22C6B"/>
    <w:rsid w:val="00A23300"/>
    <w:rsid w:val="00A23692"/>
    <w:rsid w:val="00A23807"/>
    <w:rsid w:val="00A23D68"/>
    <w:rsid w:val="00A23FB3"/>
    <w:rsid w:val="00A24312"/>
    <w:rsid w:val="00A248A4"/>
    <w:rsid w:val="00A2606A"/>
    <w:rsid w:val="00A260CD"/>
    <w:rsid w:val="00A26333"/>
    <w:rsid w:val="00A2649D"/>
    <w:rsid w:val="00A26BBB"/>
    <w:rsid w:val="00A26E6D"/>
    <w:rsid w:val="00A26F81"/>
    <w:rsid w:val="00A274A4"/>
    <w:rsid w:val="00A27C47"/>
    <w:rsid w:val="00A27FD6"/>
    <w:rsid w:val="00A3017F"/>
    <w:rsid w:val="00A30D42"/>
    <w:rsid w:val="00A31291"/>
    <w:rsid w:val="00A3167F"/>
    <w:rsid w:val="00A3177E"/>
    <w:rsid w:val="00A31929"/>
    <w:rsid w:val="00A31DC3"/>
    <w:rsid w:val="00A31F4B"/>
    <w:rsid w:val="00A32135"/>
    <w:rsid w:val="00A321AB"/>
    <w:rsid w:val="00A321F8"/>
    <w:rsid w:val="00A32E54"/>
    <w:rsid w:val="00A33338"/>
    <w:rsid w:val="00A33446"/>
    <w:rsid w:val="00A33531"/>
    <w:rsid w:val="00A33A92"/>
    <w:rsid w:val="00A33D5B"/>
    <w:rsid w:val="00A340D9"/>
    <w:rsid w:val="00A34275"/>
    <w:rsid w:val="00A35657"/>
    <w:rsid w:val="00A3583A"/>
    <w:rsid w:val="00A35D04"/>
    <w:rsid w:val="00A35D33"/>
    <w:rsid w:val="00A35E6B"/>
    <w:rsid w:val="00A367F7"/>
    <w:rsid w:val="00A36AC1"/>
    <w:rsid w:val="00A371C1"/>
    <w:rsid w:val="00A37AEE"/>
    <w:rsid w:val="00A407E7"/>
    <w:rsid w:val="00A40D0C"/>
    <w:rsid w:val="00A40D79"/>
    <w:rsid w:val="00A40E6B"/>
    <w:rsid w:val="00A41496"/>
    <w:rsid w:val="00A41514"/>
    <w:rsid w:val="00A41622"/>
    <w:rsid w:val="00A41C58"/>
    <w:rsid w:val="00A420C5"/>
    <w:rsid w:val="00A429A0"/>
    <w:rsid w:val="00A430B2"/>
    <w:rsid w:val="00A4322A"/>
    <w:rsid w:val="00A439C3"/>
    <w:rsid w:val="00A43E2E"/>
    <w:rsid w:val="00A441C3"/>
    <w:rsid w:val="00A447D8"/>
    <w:rsid w:val="00A44940"/>
    <w:rsid w:val="00A44DF7"/>
    <w:rsid w:val="00A45227"/>
    <w:rsid w:val="00A45BC0"/>
    <w:rsid w:val="00A46112"/>
    <w:rsid w:val="00A463DE"/>
    <w:rsid w:val="00A47006"/>
    <w:rsid w:val="00A471CF"/>
    <w:rsid w:val="00A47851"/>
    <w:rsid w:val="00A47863"/>
    <w:rsid w:val="00A47880"/>
    <w:rsid w:val="00A47B25"/>
    <w:rsid w:val="00A47DF9"/>
    <w:rsid w:val="00A47EC7"/>
    <w:rsid w:val="00A50368"/>
    <w:rsid w:val="00A512C9"/>
    <w:rsid w:val="00A512EA"/>
    <w:rsid w:val="00A518C5"/>
    <w:rsid w:val="00A51AFE"/>
    <w:rsid w:val="00A52529"/>
    <w:rsid w:val="00A52A2A"/>
    <w:rsid w:val="00A52AB9"/>
    <w:rsid w:val="00A52D26"/>
    <w:rsid w:val="00A530E3"/>
    <w:rsid w:val="00A534CD"/>
    <w:rsid w:val="00A534D7"/>
    <w:rsid w:val="00A538CA"/>
    <w:rsid w:val="00A53AF5"/>
    <w:rsid w:val="00A53B96"/>
    <w:rsid w:val="00A540C7"/>
    <w:rsid w:val="00A54395"/>
    <w:rsid w:val="00A54455"/>
    <w:rsid w:val="00A545A9"/>
    <w:rsid w:val="00A54730"/>
    <w:rsid w:val="00A54CEA"/>
    <w:rsid w:val="00A5514C"/>
    <w:rsid w:val="00A55165"/>
    <w:rsid w:val="00A55455"/>
    <w:rsid w:val="00A55D09"/>
    <w:rsid w:val="00A563B5"/>
    <w:rsid w:val="00A56612"/>
    <w:rsid w:val="00A572FC"/>
    <w:rsid w:val="00A57884"/>
    <w:rsid w:val="00A579C3"/>
    <w:rsid w:val="00A57C4A"/>
    <w:rsid w:val="00A57FBD"/>
    <w:rsid w:val="00A6097A"/>
    <w:rsid w:val="00A60C06"/>
    <w:rsid w:val="00A6186B"/>
    <w:rsid w:val="00A61A6B"/>
    <w:rsid w:val="00A62201"/>
    <w:rsid w:val="00A6230B"/>
    <w:rsid w:val="00A623E6"/>
    <w:rsid w:val="00A629F8"/>
    <w:rsid w:val="00A62ABE"/>
    <w:rsid w:val="00A637BA"/>
    <w:rsid w:val="00A639C8"/>
    <w:rsid w:val="00A6455F"/>
    <w:rsid w:val="00A64BB6"/>
    <w:rsid w:val="00A652BE"/>
    <w:rsid w:val="00A65550"/>
    <w:rsid w:val="00A65827"/>
    <w:rsid w:val="00A65C03"/>
    <w:rsid w:val="00A66660"/>
    <w:rsid w:val="00A66923"/>
    <w:rsid w:val="00A66D24"/>
    <w:rsid w:val="00A679ED"/>
    <w:rsid w:val="00A679FC"/>
    <w:rsid w:val="00A67BE8"/>
    <w:rsid w:val="00A67E69"/>
    <w:rsid w:val="00A700FD"/>
    <w:rsid w:val="00A704AA"/>
    <w:rsid w:val="00A70989"/>
    <w:rsid w:val="00A712B8"/>
    <w:rsid w:val="00A71639"/>
    <w:rsid w:val="00A718F1"/>
    <w:rsid w:val="00A71E04"/>
    <w:rsid w:val="00A71FDD"/>
    <w:rsid w:val="00A72120"/>
    <w:rsid w:val="00A723FB"/>
    <w:rsid w:val="00A728B6"/>
    <w:rsid w:val="00A72B2E"/>
    <w:rsid w:val="00A731CA"/>
    <w:rsid w:val="00A73292"/>
    <w:rsid w:val="00A7362A"/>
    <w:rsid w:val="00A742C3"/>
    <w:rsid w:val="00A742CD"/>
    <w:rsid w:val="00A74966"/>
    <w:rsid w:val="00A74E49"/>
    <w:rsid w:val="00A74E85"/>
    <w:rsid w:val="00A74E88"/>
    <w:rsid w:val="00A75056"/>
    <w:rsid w:val="00A75067"/>
    <w:rsid w:val="00A750A8"/>
    <w:rsid w:val="00A75E1A"/>
    <w:rsid w:val="00A7637B"/>
    <w:rsid w:val="00A76588"/>
    <w:rsid w:val="00A77D82"/>
    <w:rsid w:val="00A80620"/>
    <w:rsid w:val="00A80BCA"/>
    <w:rsid w:val="00A81052"/>
    <w:rsid w:val="00A819D6"/>
    <w:rsid w:val="00A81FAB"/>
    <w:rsid w:val="00A824A0"/>
    <w:rsid w:val="00A82733"/>
    <w:rsid w:val="00A82DD0"/>
    <w:rsid w:val="00A82E73"/>
    <w:rsid w:val="00A83036"/>
    <w:rsid w:val="00A835E6"/>
    <w:rsid w:val="00A83C87"/>
    <w:rsid w:val="00A8428A"/>
    <w:rsid w:val="00A84494"/>
    <w:rsid w:val="00A8488C"/>
    <w:rsid w:val="00A85227"/>
    <w:rsid w:val="00A85D3D"/>
    <w:rsid w:val="00A8641E"/>
    <w:rsid w:val="00A86CCA"/>
    <w:rsid w:val="00A87157"/>
    <w:rsid w:val="00A878FC"/>
    <w:rsid w:val="00A90233"/>
    <w:rsid w:val="00A90888"/>
    <w:rsid w:val="00A90C86"/>
    <w:rsid w:val="00A90EEA"/>
    <w:rsid w:val="00A9115C"/>
    <w:rsid w:val="00A911BE"/>
    <w:rsid w:val="00A91721"/>
    <w:rsid w:val="00A91C4B"/>
    <w:rsid w:val="00A91CE8"/>
    <w:rsid w:val="00A91D69"/>
    <w:rsid w:val="00A91F23"/>
    <w:rsid w:val="00A924A1"/>
    <w:rsid w:val="00A92A63"/>
    <w:rsid w:val="00A92C5F"/>
    <w:rsid w:val="00A931FC"/>
    <w:rsid w:val="00A93986"/>
    <w:rsid w:val="00A93CFB"/>
    <w:rsid w:val="00A944AB"/>
    <w:rsid w:val="00A947C2"/>
    <w:rsid w:val="00A94CF2"/>
    <w:rsid w:val="00A950F2"/>
    <w:rsid w:val="00A951C3"/>
    <w:rsid w:val="00A96066"/>
    <w:rsid w:val="00A96159"/>
    <w:rsid w:val="00A961E2"/>
    <w:rsid w:val="00A966C8"/>
    <w:rsid w:val="00A9671C"/>
    <w:rsid w:val="00A9699A"/>
    <w:rsid w:val="00A9744C"/>
    <w:rsid w:val="00A97805"/>
    <w:rsid w:val="00A979BD"/>
    <w:rsid w:val="00AA13C3"/>
    <w:rsid w:val="00AA18EB"/>
    <w:rsid w:val="00AA1CFC"/>
    <w:rsid w:val="00AA2224"/>
    <w:rsid w:val="00AA28DD"/>
    <w:rsid w:val="00AA2D0E"/>
    <w:rsid w:val="00AA2EFC"/>
    <w:rsid w:val="00AA2F4E"/>
    <w:rsid w:val="00AA3134"/>
    <w:rsid w:val="00AA3200"/>
    <w:rsid w:val="00AA3688"/>
    <w:rsid w:val="00AA3717"/>
    <w:rsid w:val="00AA3C15"/>
    <w:rsid w:val="00AA4960"/>
    <w:rsid w:val="00AA4C4F"/>
    <w:rsid w:val="00AA4EBE"/>
    <w:rsid w:val="00AA6086"/>
    <w:rsid w:val="00AA6179"/>
    <w:rsid w:val="00AA66B7"/>
    <w:rsid w:val="00AA68EA"/>
    <w:rsid w:val="00AA6C64"/>
    <w:rsid w:val="00AB000E"/>
    <w:rsid w:val="00AB003E"/>
    <w:rsid w:val="00AB0EF9"/>
    <w:rsid w:val="00AB0FBB"/>
    <w:rsid w:val="00AB110A"/>
    <w:rsid w:val="00AB154C"/>
    <w:rsid w:val="00AB1584"/>
    <w:rsid w:val="00AB1A36"/>
    <w:rsid w:val="00AB1A96"/>
    <w:rsid w:val="00AB1B08"/>
    <w:rsid w:val="00AB23E7"/>
    <w:rsid w:val="00AB249F"/>
    <w:rsid w:val="00AB2955"/>
    <w:rsid w:val="00AB2F4F"/>
    <w:rsid w:val="00AB490D"/>
    <w:rsid w:val="00AB49FF"/>
    <w:rsid w:val="00AB4AD2"/>
    <w:rsid w:val="00AB4D2D"/>
    <w:rsid w:val="00AB52B2"/>
    <w:rsid w:val="00AB55FF"/>
    <w:rsid w:val="00AB5AE6"/>
    <w:rsid w:val="00AB5C60"/>
    <w:rsid w:val="00AB654F"/>
    <w:rsid w:val="00AB65B6"/>
    <w:rsid w:val="00AB66DB"/>
    <w:rsid w:val="00AB713F"/>
    <w:rsid w:val="00AC021A"/>
    <w:rsid w:val="00AC036A"/>
    <w:rsid w:val="00AC0886"/>
    <w:rsid w:val="00AC0BD7"/>
    <w:rsid w:val="00AC0D4C"/>
    <w:rsid w:val="00AC14E6"/>
    <w:rsid w:val="00AC21DA"/>
    <w:rsid w:val="00AC292E"/>
    <w:rsid w:val="00AC3817"/>
    <w:rsid w:val="00AC455E"/>
    <w:rsid w:val="00AC4893"/>
    <w:rsid w:val="00AC4F4E"/>
    <w:rsid w:val="00AC5508"/>
    <w:rsid w:val="00AC5519"/>
    <w:rsid w:val="00AC5537"/>
    <w:rsid w:val="00AC5887"/>
    <w:rsid w:val="00AC596E"/>
    <w:rsid w:val="00AC6555"/>
    <w:rsid w:val="00AC6ED8"/>
    <w:rsid w:val="00AC718A"/>
    <w:rsid w:val="00AC7468"/>
    <w:rsid w:val="00AC755F"/>
    <w:rsid w:val="00AC7AD3"/>
    <w:rsid w:val="00AC7E26"/>
    <w:rsid w:val="00AC7F2F"/>
    <w:rsid w:val="00AD0189"/>
    <w:rsid w:val="00AD02A6"/>
    <w:rsid w:val="00AD02B8"/>
    <w:rsid w:val="00AD0444"/>
    <w:rsid w:val="00AD0572"/>
    <w:rsid w:val="00AD05C3"/>
    <w:rsid w:val="00AD07F3"/>
    <w:rsid w:val="00AD1297"/>
    <w:rsid w:val="00AD12EA"/>
    <w:rsid w:val="00AD14A8"/>
    <w:rsid w:val="00AD1889"/>
    <w:rsid w:val="00AD18E7"/>
    <w:rsid w:val="00AD1D0A"/>
    <w:rsid w:val="00AD2707"/>
    <w:rsid w:val="00AD27D0"/>
    <w:rsid w:val="00AD288B"/>
    <w:rsid w:val="00AD3104"/>
    <w:rsid w:val="00AD32FA"/>
    <w:rsid w:val="00AD3ACD"/>
    <w:rsid w:val="00AD3F0F"/>
    <w:rsid w:val="00AD41B4"/>
    <w:rsid w:val="00AD41DD"/>
    <w:rsid w:val="00AD444A"/>
    <w:rsid w:val="00AD4525"/>
    <w:rsid w:val="00AD49D0"/>
    <w:rsid w:val="00AD4BBA"/>
    <w:rsid w:val="00AD4C3D"/>
    <w:rsid w:val="00AD4F6E"/>
    <w:rsid w:val="00AD50AE"/>
    <w:rsid w:val="00AD56CC"/>
    <w:rsid w:val="00AD5921"/>
    <w:rsid w:val="00AD5B8A"/>
    <w:rsid w:val="00AD5E6B"/>
    <w:rsid w:val="00AD6126"/>
    <w:rsid w:val="00AD6220"/>
    <w:rsid w:val="00AD64AF"/>
    <w:rsid w:val="00AD6667"/>
    <w:rsid w:val="00AD68B4"/>
    <w:rsid w:val="00AD7CEF"/>
    <w:rsid w:val="00AE05AD"/>
    <w:rsid w:val="00AE09E6"/>
    <w:rsid w:val="00AE09FA"/>
    <w:rsid w:val="00AE0BE5"/>
    <w:rsid w:val="00AE1116"/>
    <w:rsid w:val="00AE1BD4"/>
    <w:rsid w:val="00AE1D8A"/>
    <w:rsid w:val="00AE1F2A"/>
    <w:rsid w:val="00AE21DE"/>
    <w:rsid w:val="00AE3167"/>
    <w:rsid w:val="00AE31D1"/>
    <w:rsid w:val="00AE35F4"/>
    <w:rsid w:val="00AE36A0"/>
    <w:rsid w:val="00AE44C0"/>
    <w:rsid w:val="00AE46EC"/>
    <w:rsid w:val="00AE4F08"/>
    <w:rsid w:val="00AE5468"/>
    <w:rsid w:val="00AE5617"/>
    <w:rsid w:val="00AE5F05"/>
    <w:rsid w:val="00AE600D"/>
    <w:rsid w:val="00AE73FD"/>
    <w:rsid w:val="00AE7774"/>
    <w:rsid w:val="00AE7D3A"/>
    <w:rsid w:val="00AF0029"/>
    <w:rsid w:val="00AF0DA8"/>
    <w:rsid w:val="00AF1141"/>
    <w:rsid w:val="00AF15B5"/>
    <w:rsid w:val="00AF160C"/>
    <w:rsid w:val="00AF1CE4"/>
    <w:rsid w:val="00AF1F01"/>
    <w:rsid w:val="00AF287C"/>
    <w:rsid w:val="00AF2B05"/>
    <w:rsid w:val="00AF31FB"/>
    <w:rsid w:val="00AF3206"/>
    <w:rsid w:val="00AF336F"/>
    <w:rsid w:val="00AF349E"/>
    <w:rsid w:val="00AF373F"/>
    <w:rsid w:val="00AF375B"/>
    <w:rsid w:val="00AF4A4E"/>
    <w:rsid w:val="00AF4C82"/>
    <w:rsid w:val="00AF4DE6"/>
    <w:rsid w:val="00AF543F"/>
    <w:rsid w:val="00AF56DE"/>
    <w:rsid w:val="00AF5CE6"/>
    <w:rsid w:val="00AF5DBC"/>
    <w:rsid w:val="00AF63E8"/>
    <w:rsid w:val="00AF6521"/>
    <w:rsid w:val="00AF66F8"/>
    <w:rsid w:val="00AF6D9D"/>
    <w:rsid w:val="00AF76C9"/>
    <w:rsid w:val="00AF76D4"/>
    <w:rsid w:val="00AF772E"/>
    <w:rsid w:val="00AF7819"/>
    <w:rsid w:val="00AF7FC5"/>
    <w:rsid w:val="00B00B3A"/>
    <w:rsid w:val="00B00C62"/>
    <w:rsid w:val="00B00CE4"/>
    <w:rsid w:val="00B00F06"/>
    <w:rsid w:val="00B00F30"/>
    <w:rsid w:val="00B0104F"/>
    <w:rsid w:val="00B01075"/>
    <w:rsid w:val="00B01787"/>
    <w:rsid w:val="00B01CB1"/>
    <w:rsid w:val="00B01D36"/>
    <w:rsid w:val="00B027AD"/>
    <w:rsid w:val="00B028EC"/>
    <w:rsid w:val="00B02AB1"/>
    <w:rsid w:val="00B02D41"/>
    <w:rsid w:val="00B0345C"/>
    <w:rsid w:val="00B038E0"/>
    <w:rsid w:val="00B03925"/>
    <w:rsid w:val="00B03C3A"/>
    <w:rsid w:val="00B03CF1"/>
    <w:rsid w:val="00B04049"/>
    <w:rsid w:val="00B041B3"/>
    <w:rsid w:val="00B04411"/>
    <w:rsid w:val="00B052EC"/>
    <w:rsid w:val="00B05304"/>
    <w:rsid w:val="00B05E21"/>
    <w:rsid w:val="00B06017"/>
    <w:rsid w:val="00B06088"/>
    <w:rsid w:val="00B068F1"/>
    <w:rsid w:val="00B0693F"/>
    <w:rsid w:val="00B06990"/>
    <w:rsid w:val="00B06C4C"/>
    <w:rsid w:val="00B07B43"/>
    <w:rsid w:val="00B100B6"/>
    <w:rsid w:val="00B105CF"/>
    <w:rsid w:val="00B118CC"/>
    <w:rsid w:val="00B1199D"/>
    <w:rsid w:val="00B119F2"/>
    <w:rsid w:val="00B11AF1"/>
    <w:rsid w:val="00B124CF"/>
    <w:rsid w:val="00B124F5"/>
    <w:rsid w:val="00B125C0"/>
    <w:rsid w:val="00B1310F"/>
    <w:rsid w:val="00B131E0"/>
    <w:rsid w:val="00B13426"/>
    <w:rsid w:val="00B1364F"/>
    <w:rsid w:val="00B13B02"/>
    <w:rsid w:val="00B13BB9"/>
    <w:rsid w:val="00B13C07"/>
    <w:rsid w:val="00B13F8C"/>
    <w:rsid w:val="00B13FDD"/>
    <w:rsid w:val="00B14188"/>
    <w:rsid w:val="00B14D6A"/>
    <w:rsid w:val="00B15255"/>
    <w:rsid w:val="00B161B1"/>
    <w:rsid w:val="00B168F7"/>
    <w:rsid w:val="00B16F10"/>
    <w:rsid w:val="00B17696"/>
    <w:rsid w:val="00B17AC0"/>
    <w:rsid w:val="00B20472"/>
    <w:rsid w:val="00B20942"/>
    <w:rsid w:val="00B20A8A"/>
    <w:rsid w:val="00B20B7D"/>
    <w:rsid w:val="00B20EE3"/>
    <w:rsid w:val="00B21308"/>
    <w:rsid w:val="00B21603"/>
    <w:rsid w:val="00B21F05"/>
    <w:rsid w:val="00B222A6"/>
    <w:rsid w:val="00B22648"/>
    <w:rsid w:val="00B2291A"/>
    <w:rsid w:val="00B22B1B"/>
    <w:rsid w:val="00B22F17"/>
    <w:rsid w:val="00B23121"/>
    <w:rsid w:val="00B23792"/>
    <w:rsid w:val="00B240DA"/>
    <w:rsid w:val="00B241F3"/>
    <w:rsid w:val="00B24360"/>
    <w:rsid w:val="00B245E9"/>
    <w:rsid w:val="00B254E9"/>
    <w:rsid w:val="00B26A51"/>
    <w:rsid w:val="00B26B12"/>
    <w:rsid w:val="00B272F4"/>
    <w:rsid w:val="00B27529"/>
    <w:rsid w:val="00B2771A"/>
    <w:rsid w:val="00B300D3"/>
    <w:rsid w:val="00B30303"/>
    <w:rsid w:val="00B30355"/>
    <w:rsid w:val="00B303B7"/>
    <w:rsid w:val="00B30535"/>
    <w:rsid w:val="00B30564"/>
    <w:rsid w:val="00B30CDC"/>
    <w:rsid w:val="00B30FD3"/>
    <w:rsid w:val="00B311DF"/>
    <w:rsid w:val="00B31419"/>
    <w:rsid w:val="00B319F9"/>
    <w:rsid w:val="00B31A92"/>
    <w:rsid w:val="00B31E37"/>
    <w:rsid w:val="00B31FFF"/>
    <w:rsid w:val="00B3249B"/>
    <w:rsid w:val="00B3263B"/>
    <w:rsid w:val="00B32B43"/>
    <w:rsid w:val="00B32C1D"/>
    <w:rsid w:val="00B332D0"/>
    <w:rsid w:val="00B33A0E"/>
    <w:rsid w:val="00B33AD4"/>
    <w:rsid w:val="00B3463B"/>
    <w:rsid w:val="00B34955"/>
    <w:rsid w:val="00B34989"/>
    <w:rsid w:val="00B3500B"/>
    <w:rsid w:val="00B3506A"/>
    <w:rsid w:val="00B35690"/>
    <w:rsid w:val="00B35DAF"/>
    <w:rsid w:val="00B36E0D"/>
    <w:rsid w:val="00B375C9"/>
    <w:rsid w:val="00B376B3"/>
    <w:rsid w:val="00B37913"/>
    <w:rsid w:val="00B37929"/>
    <w:rsid w:val="00B40278"/>
    <w:rsid w:val="00B40A81"/>
    <w:rsid w:val="00B40F39"/>
    <w:rsid w:val="00B412D0"/>
    <w:rsid w:val="00B41942"/>
    <w:rsid w:val="00B41D99"/>
    <w:rsid w:val="00B41F47"/>
    <w:rsid w:val="00B4267E"/>
    <w:rsid w:val="00B42B73"/>
    <w:rsid w:val="00B42BA1"/>
    <w:rsid w:val="00B434EC"/>
    <w:rsid w:val="00B436AE"/>
    <w:rsid w:val="00B43702"/>
    <w:rsid w:val="00B43A19"/>
    <w:rsid w:val="00B43DAE"/>
    <w:rsid w:val="00B43E63"/>
    <w:rsid w:val="00B43F20"/>
    <w:rsid w:val="00B44645"/>
    <w:rsid w:val="00B45121"/>
    <w:rsid w:val="00B45760"/>
    <w:rsid w:val="00B45890"/>
    <w:rsid w:val="00B45932"/>
    <w:rsid w:val="00B45BAF"/>
    <w:rsid w:val="00B45CA4"/>
    <w:rsid w:val="00B4697C"/>
    <w:rsid w:val="00B46AAD"/>
    <w:rsid w:val="00B46D34"/>
    <w:rsid w:val="00B4727F"/>
    <w:rsid w:val="00B47509"/>
    <w:rsid w:val="00B4759B"/>
    <w:rsid w:val="00B47845"/>
    <w:rsid w:val="00B4786F"/>
    <w:rsid w:val="00B47CE9"/>
    <w:rsid w:val="00B501EB"/>
    <w:rsid w:val="00B5024F"/>
    <w:rsid w:val="00B50601"/>
    <w:rsid w:val="00B50E92"/>
    <w:rsid w:val="00B51018"/>
    <w:rsid w:val="00B51BEB"/>
    <w:rsid w:val="00B51CF8"/>
    <w:rsid w:val="00B52697"/>
    <w:rsid w:val="00B527FA"/>
    <w:rsid w:val="00B52B3B"/>
    <w:rsid w:val="00B530C5"/>
    <w:rsid w:val="00B53391"/>
    <w:rsid w:val="00B537A1"/>
    <w:rsid w:val="00B53C83"/>
    <w:rsid w:val="00B53C8C"/>
    <w:rsid w:val="00B53D3C"/>
    <w:rsid w:val="00B53DF6"/>
    <w:rsid w:val="00B53E4F"/>
    <w:rsid w:val="00B54038"/>
    <w:rsid w:val="00B54FCB"/>
    <w:rsid w:val="00B5529C"/>
    <w:rsid w:val="00B55411"/>
    <w:rsid w:val="00B554C6"/>
    <w:rsid w:val="00B5555D"/>
    <w:rsid w:val="00B55713"/>
    <w:rsid w:val="00B5623C"/>
    <w:rsid w:val="00B563C2"/>
    <w:rsid w:val="00B564A5"/>
    <w:rsid w:val="00B56999"/>
    <w:rsid w:val="00B56E1E"/>
    <w:rsid w:val="00B56FCE"/>
    <w:rsid w:val="00B571A7"/>
    <w:rsid w:val="00B57322"/>
    <w:rsid w:val="00B578F8"/>
    <w:rsid w:val="00B57A9F"/>
    <w:rsid w:val="00B57ABF"/>
    <w:rsid w:val="00B60014"/>
    <w:rsid w:val="00B603EE"/>
    <w:rsid w:val="00B60403"/>
    <w:rsid w:val="00B60506"/>
    <w:rsid w:val="00B60755"/>
    <w:rsid w:val="00B60D58"/>
    <w:rsid w:val="00B613A7"/>
    <w:rsid w:val="00B617BE"/>
    <w:rsid w:val="00B61812"/>
    <w:rsid w:val="00B61E26"/>
    <w:rsid w:val="00B61F9D"/>
    <w:rsid w:val="00B6209C"/>
    <w:rsid w:val="00B6222C"/>
    <w:rsid w:val="00B62314"/>
    <w:rsid w:val="00B623A0"/>
    <w:rsid w:val="00B62BB7"/>
    <w:rsid w:val="00B62D7E"/>
    <w:rsid w:val="00B630D1"/>
    <w:rsid w:val="00B63148"/>
    <w:rsid w:val="00B631E5"/>
    <w:rsid w:val="00B63332"/>
    <w:rsid w:val="00B6364E"/>
    <w:rsid w:val="00B639C1"/>
    <w:rsid w:val="00B63B39"/>
    <w:rsid w:val="00B63D59"/>
    <w:rsid w:val="00B6414C"/>
    <w:rsid w:val="00B642FD"/>
    <w:rsid w:val="00B6459A"/>
    <w:rsid w:val="00B64F85"/>
    <w:rsid w:val="00B6532C"/>
    <w:rsid w:val="00B656E8"/>
    <w:rsid w:val="00B65BF0"/>
    <w:rsid w:val="00B65D46"/>
    <w:rsid w:val="00B65F18"/>
    <w:rsid w:val="00B65F4C"/>
    <w:rsid w:val="00B66251"/>
    <w:rsid w:val="00B66587"/>
    <w:rsid w:val="00B673D0"/>
    <w:rsid w:val="00B6779B"/>
    <w:rsid w:val="00B67858"/>
    <w:rsid w:val="00B67A7C"/>
    <w:rsid w:val="00B67A86"/>
    <w:rsid w:val="00B67B88"/>
    <w:rsid w:val="00B67CF7"/>
    <w:rsid w:val="00B67EA6"/>
    <w:rsid w:val="00B67FC5"/>
    <w:rsid w:val="00B7019A"/>
    <w:rsid w:val="00B70291"/>
    <w:rsid w:val="00B703AB"/>
    <w:rsid w:val="00B7087D"/>
    <w:rsid w:val="00B70F31"/>
    <w:rsid w:val="00B722E7"/>
    <w:rsid w:val="00B722E8"/>
    <w:rsid w:val="00B72430"/>
    <w:rsid w:val="00B72940"/>
    <w:rsid w:val="00B72CC1"/>
    <w:rsid w:val="00B72E74"/>
    <w:rsid w:val="00B7341A"/>
    <w:rsid w:val="00B734B7"/>
    <w:rsid w:val="00B7386E"/>
    <w:rsid w:val="00B73C62"/>
    <w:rsid w:val="00B74B07"/>
    <w:rsid w:val="00B74D0A"/>
    <w:rsid w:val="00B7538D"/>
    <w:rsid w:val="00B75560"/>
    <w:rsid w:val="00B7599C"/>
    <w:rsid w:val="00B75F42"/>
    <w:rsid w:val="00B75F44"/>
    <w:rsid w:val="00B75F9B"/>
    <w:rsid w:val="00B761BF"/>
    <w:rsid w:val="00B763ED"/>
    <w:rsid w:val="00B771B1"/>
    <w:rsid w:val="00B773DD"/>
    <w:rsid w:val="00B77444"/>
    <w:rsid w:val="00B7774F"/>
    <w:rsid w:val="00B777DC"/>
    <w:rsid w:val="00B80240"/>
    <w:rsid w:val="00B80289"/>
    <w:rsid w:val="00B8029E"/>
    <w:rsid w:val="00B80623"/>
    <w:rsid w:val="00B80F9F"/>
    <w:rsid w:val="00B814B9"/>
    <w:rsid w:val="00B8272C"/>
    <w:rsid w:val="00B82A3C"/>
    <w:rsid w:val="00B82AAA"/>
    <w:rsid w:val="00B82BBA"/>
    <w:rsid w:val="00B82D1A"/>
    <w:rsid w:val="00B84521"/>
    <w:rsid w:val="00B84822"/>
    <w:rsid w:val="00B84993"/>
    <w:rsid w:val="00B84AB0"/>
    <w:rsid w:val="00B84CD7"/>
    <w:rsid w:val="00B85116"/>
    <w:rsid w:val="00B857DE"/>
    <w:rsid w:val="00B85A32"/>
    <w:rsid w:val="00B85E57"/>
    <w:rsid w:val="00B8609D"/>
    <w:rsid w:val="00B86731"/>
    <w:rsid w:val="00B867DF"/>
    <w:rsid w:val="00B86941"/>
    <w:rsid w:val="00B869C8"/>
    <w:rsid w:val="00B86E53"/>
    <w:rsid w:val="00B90590"/>
    <w:rsid w:val="00B9091B"/>
    <w:rsid w:val="00B9092C"/>
    <w:rsid w:val="00B90AA1"/>
    <w:rsid w:val="00B90B63"/>
    <w:rsid w:val="00B90D21"/>
    <w:rsid w:val="00B91092"/>
    <w:rsid w:val="00B91862"/>
    <w:rsid w:val="00B919AF"/>
    <w:rsid w:val="00B91AB0"/>
    <w:rsid w:val="00B91B8B"/>
    <w:rsid w:val="00B91E7B"/>
    <w:rsid w:val="00B91ED7"/>
    <w:rsid w:val="00B9206C"/>
    <w:rsid w:val="00B9212C"/>
    <w:rsid w:val="00B92BAB"/>
    <w:rsid w:val="00B93189"/>
    <w:rsid w:val="00B93D90"/>
    <w:rsid w:val="00B93F68"/>
    <w:rsid w:val="00B94B4C"/>
    <w:rsid w:val="00B95195"/>
    <w:rsid w:val="00B96483"/>
    <w:rsid w:val="00B967F7"/>
    <w:rsid w:val="00B97BC4"/>
    <w:rsid w:val="00B97C3C"/>
    <w:rsid w:val="00BA04CC"/>
    <w:rsid w:val="00BA18F7"/>
    <w:rsid w:val="00BA18FE"/>
    <w:rsid w:val="00BA197F"/>
    <w:rsid w:val="00BA19AC"/>
    <w:rsid w:val="00BA1FF4"/>
    <w:rsid w:val="00BA2211"/>
    <w:rsid w:val="00BA233A"/>
    <w:rsid w:val="00BA2AB2"/>
    <w:rsid w:val="00BA2D4C"/>
    <w:rsid w:val="00BA2E65"/>
    <w:rsid w:val="00BA381B"/>
    <w:rsid w:val="00BA3C92"/>
    <w:rsid w:val="00BA3E17"/>
    <w:rsid w:val="00BA4373"/>
    <w:rsid w:val="00BA4617"/>
    <w:rsid w:val="00BA4EBD"/>
    <w:rsid w:val="00BA4ED4"/>
    <w:rsid w:val="00BA50A3"/>
    <w:rsid w:val="00BA609C"/>
    <w:rsid w:val="00BA6254"/>
    <w:rsid w:val="00BA6459"/>
    <w:rsid w:val="00BA6466"/>
    <w:rsid w:val="00BA6CF1"/>
    <w:rsid w:val="00BA6ECF"/>
    <w:rsid w:val="00BA7411"/>
    <w:rsid w:val="00BA76A5"/>
    <w:rsid w:val="00BA77C8"/>
    <w:rsid w:val="00BA7C07"/>
    <w:rsid w:val="00BB02E8"/>
    <w:rsid w:val="00BB03D7"/>
    <w:rsid w:val="00BB03FD"/>
    <w:rsid w:val="00BB0642"/>
    <w:rsid w:val="00BB1956"/>
    <w:rsid w:val="00BB1B50"/>
    <w:rsid w:val="00BB1C34"/>
    <w:rsid w:val="00BB1C4A"/>
    <w:rsid w:val="00BB1CEC"/>
    <w:rsid w:val="00BB1E64"/>
    <w:rsid w:val="00BB2058"/>
    <w:rsid w:val="00BB25D1"/>
    <w:rsid w:val="00BB27DB"/>
    <w:rsid w:val="00BB3130"/>
    <w:rsid w:val="00BB32E5"/>
    <w:rsid w:val="00BB371E"/>
    <w:rsid w:val="00BB3CE5"/>
    <w:rsid w:val="00BB3CFC"/>
    <w:rsid w:val="00BB3F68"/>
    <w:rsid w:val="00BB439C"/>
    <w:rsid w:val="00BB4CB5"/>
    <w:rsid w:val="00BB4FD1"/>
    <w:rsid w:val="00BB50D4"/>
    <w:rsid w:val="00BB51F0"/>
    <w:rsid w:val="00BB5B7B"/>
    <w:rsid w:val="00BB5F91"/>
    <w:rsid w:val="00BB6118"/>
    <w:rsid w:val="00BB6219"/>
    <w:rsid w:val="00BB6491"/>
    <w:rsid w:val="00BB664A"/>
    <w:rsid w:val="00BB68D9"/>
    <w:rsid w:val="00BB69A1"/>
    <w:rsid w:val="00BB7243"/>
    <w:rsid w:val="00BB77DD"/>
    <w:rsid w:val="00BB7B35"/>
    <w:rsid w:val="00BB7C60"/>
    <w:rsid w:val="00BC0167"/>
    <w:rsid w:val="00BC01BC"/>
    <w:rsid w:val="00BC03BB"/>
    <w:rsid w:val="00BC060B"/>
    <w:rsid w:val="00BC0B36"/>
    <w:rsid w:val="00BC1241"/>
    <w:rsid w:val="00BC15F9"/>
    <w:rsid w:val="00BC270A"/>
    <w:rsid w:val="00BC27C9"/>
    <w:rsid w:val="00BC2F06"/>
    <w:rsid w:val="00BC3996"/>
    <w:rsid w:val="00BC4250"/>
    <w:rsid w:val="00BC4AB7"/>
    <w:rsid w:val="00BC5891"/>
    <w:rsid w:val="00BC593F"/>
    <w:rsid w:val="00BC6513"/>
    <w:rsid w:val="00BC68A5"/>
    <w:rsid w:val="00BC6E36"/>
    <w:rsid w:val="00BC6FAC"/>
    <w:rsid w:val="00BC7C87"/>
    <w:rsid w:val="00BD09DF"/>
    <w:rsid w:val="00BD176E"/>
    <w:rsid w:val="00BD1B4C"/>
    <w:rsid w:val="00BD2483"/>
    <w:rsid w:val="00BD2648"/>
    <w:rsid w:val="00BD2918"/>
    <w:rsid w:val="00BD2EF2"/>
    <w:rsid w:val="00BD3111"/>
    <w:rsid w:val="00BD331A"/>
    <w:rsid w:val="00BD362B"/>
    <w:rsid w:val="00BD36FA"/>
    <w:rsid w:val="00BD37F7"/>
    <w:rsid w:val="00BD3A7F"/>
    <w:rsid w:val="00BD3BA9"/>
    <w:rsid w:val="00BD3CB8"/>
    <w:rsid w:val="00BD3D76"/>
    <w:rsid w:val="00BD40DD"/>
    <w:rsid w:val="00BD4147"/>
    <w:rsid w:val="00BD438A"/>
    <w:rsid w:val="00BD5637"/>
    <w:rsid w:val="00BD5973"/>
    <w:rsid w:val="00BD5B1D"/>
    <w:rsid w:val="00BD5F32"/>
    <w:rsid w:val="00BD6107"/>
    <w:rsid w:val="00BD6537"/>
    <w:rsid w:val="00BD6643"/>
    <w:rsid w:val="00BD6D7D"/>
    <w:rsid w:val="00BD6D84"/>
    <w:rsid w:val="00BD6EC4"/>
    <w:rsid w:val="00BD6F3C"/>
    <w:rsid w:val="00BD7641"/>
    <w:rsid w:val="00BD77DB"/>
    <w:rsid w:val="00BD7BB3"/>
    <w:rsid w:val="00BD7D07"/>
    <w:rsid w:val="00BE0064"/>
    <w:rsid w:val="00BE0094"/>
    <w:rsid w:val="00BE0187"/>
    <w:rsid w:val="00BE0565"/>
    <w:rsid w:val="00BE10AA"/>
    <w:rsid w:val="00BE13D8"/>
    <w:rsid w:val="00BE143C"/>
    <w:rsid w:val="00BE15E8"/>
    <w:rsid w:val="00BE189E"/>
    <w:rsid w:val="00BE18E4"/>
    <w:rsid w:val="00BE194B"/>
    <w:rsid w:val="00BE1958"/>
    <w:rsid w:val="00BE1B92"/>
    <w:rsid w:val="00BE1FFA"/>
    <w:rsid w:val="00BE25A3"/>
    <w:rsid w:val="00BE25C9"/>
    <w:rsid w:val="00BE2ABB"/>
    <w:rsid w:val="00BE40C3"/>
    <w:rsid w:val="00BE4BC2"/>
    <w:rsid w:val="00BE4ECF"/>
    <w:rsid w:val="00BE4FA2"/>
    <w:rsid w:val="00BE5012"/>
    <w:rsid w:val="00BE5118"/>
    <w:rsid w:val="00BE5158"/>
    <w:rsid w:val="00BE57E5"/>
    <w:rsid w:val="00BE63CC"/>
    <w:rsid w:val="00BE643A"/>
    <w:rsid w:val="00BE6528"/>
    <w:rsid w:val="00BE71AD"/>
    <w:rsid w:val="00BE73C4"/>
    <w:rsid w:val="00BE740C"/>
    <w:rsid w:val="00BE7476"/>
    <w:rsid w:val="00BE7710"/>
    <w:rsid w:val="00BE7A47"/>
    <w:rsid w:val="00BE7AEC"/>
    <w:rsid w:val="00BF0331"/>
    <w:rsid w:val="00BF0406"/>
    <w:rsid w:val="00BF058A"/>
    <w:rsid w:val="00BF061C"/>
    <w:rsid w:val="00BF06B6"/>
    <w:rsid w:val="00BF0BDA"/>
    <w:rsid w:val="00BF0EE4"/>
    <w:rsid w:val="00BF1AE2"/>
    <w:rsid w:val="00BF1C28"/>
    <w:rsid w:val="00BF2483"/>
    <w:rsid w:val="00BF2B74"/>
    <w:rsid w:val="00BF2C1B"/>
    <w:rsid w:val="00BF32B5"/>
    <w:rsid w:val="00BF34B0"/>
    <w:rsid w:val="00BF3666"/>
    <w:rsid w:val="00BF3DBA"/>
    <w:rsid w:val="00BF5676"/>
    <w:rsid w:val="00BF5B4B"/>
    <w:rsid w:val="00BF5C29"/>
    <w:rsid w:val="00BF5C4C"/>
    <w:rsid w:val="00BF6390"/>
    <w:rsid w:val="00BF67DC"/>
    <w:rsid w:val="00BF6870"/>
    <w:rsid w:val="00BF7E3D"/>
    <w:rsid w:val="00BF7F1C"/>
    <w:rsid w:val="00C000CC"/>
    <w:rsid w:val="00C0018B"/>
    <w:rsid w:val="00C001B6"/>
    <w:rsid w:val="00C0033F"/>
    <w:rsid w:val="00C00B84"/>
    <w:rsid w:val="00C01156"/>
    <w:rsid w:val="00C01FDF"/>
    <w:rsid w:val="00C022CC"/>
    <w:rsid w:val="00C027FD"/>
    <w:rsid w:val="00C02A7B"/>
    <w:rsid w:val="00C0317E"/>
    <w:rsid w:val="00C03213"/>
    <w:rsid w:val="00C033C0"/>
    <w:rsid w:val="00C0340E"/>
    <w:rsid w:val="00C03817"/>
    <w:rsid w:val="00C04107"/>
    <w:rsid w:val="00C0411E"/>
    <w:rsid w:val="00C04E87"/>
    <w:rsid w:val="00C04F7D"/>
    <w:rsid w:val="00C05006"/>
    <w:rsid w:val="00C05140"/>
    <w:rsid w:val="00C0543A"/>
    <w:rsid w:val="00C0583A"/>
    <w:rsid w:val="00C0591C"/>
    <w:rsid w:val="00C05D9E"/>
    <w:rsid w:val="00C05DCD"/>
    <w:rsid w:val="00C06013"/>
    <w:rsid w:val="00C060DC"/>
    <w:rsid w:val="00C0619D"/>
    <w:rsid w:val="00C06CC9"/>
    <w:rsid w:val="00C070F5"/>
    <w:rsid w:val="00C07692"/>
    <w:rsid w:val="00C076F2"/>
    <w:rsid w:val="00C0781F"/>
    <w:rsid w:val="00C1001B"/>
    <w:rsid w:val="00C10120"/>
    <w:rsid w:val="00C10D68"/>
    <w:rsid w:val="00C10EFE"/>
    <w:rsid w:val="00C1128A"/>
    <w:rsid w:val="00C112DD"/>
    <w:rsid w:val="00C117BC"/>
    <w:rsid w:val="00C11BE0"/>
    <w:rsid w:val="00C11E70"/>
    <w:rsid w:val="00C12495"/>
    <w:rsid w:val="00C12A9B"/>
    <w:rsid w:val="00C12FE1"/>
    <w:rsid w:val="00C1342D"/>
    <w:rsid w:val="00C13B8D"/>
    <w:rsid w:val="00C13DAA"/>
    <w:rsid w:val="00C13DD7"/>
    <w:rsid w:val="00C13EF9"/>
    <w:rsid w:val="00C13FD3"/>
    <w:rsid w:val="00C13FF9"/>
    <w:rsid w:val="00C14314"/>
    <w:rsid w:val="00C14851"/>
    <w:rsid w:val="00C15113"/>
    <w:rsid w:val="00C16252"/>
    <w:rsid w:val="00C1670D"/>
    <w:rsid w:val="00C17407"/>
    <w:rsid w:val="00C17B37"/>
    <w:rsid w:val="00C17C6F"/>
    <w:rsid w:val="00C17D94"/>
    <w:rsid w:val="00C17E99"/>
    <w:rsid w:val="00C20ED0"/>
    <w:rsid w:val="00C21180"/>
    <w:rsid w:val="00C21525"/>
    <w:rsid w:val="00C2172C"/>
    <w:rsid w:val="00C21F86"/>
    <w:rsid w:val="00C228C9"/>
    <w:rsid w:val="00C22D21"/>
    <w:rsid w:val="00C234EC"/>
    <w:rsid w:val="00C23AF3"/>
    <w:rsid w:val="00C2428C"/>
    <w:rsid w:val="00C2494E"/>
    <w:rsid w:val="00C25062"/>
    <w:rsid w:val="00C252D8"/>
    <w:rsid w:val="00C25E80"/>
    <w:rsid w:val="00C25F1F"/>
    <w:rsid w:val="00C264A0"/>
    <w:rsid w:val="00C2657A"/>
    <w:rsid w:val="00C2696F"/>
    <w:rsid w:val="00C26A84"/>
    <w:rsid w:val="00C270AC"/>
    <w:rsid w:val="00C27509"/>
    <w:rsid w:val="00C27630"/>
    <w:rsid w:val="00C278C4"/>
    <w:rsid w:val="00C30223"/>
    <w:rsid w:val="00C305DB"/>
    <w:rsid w:val="00C30A93"/>
    <w:rsid w:val="00C30B39"/>
    <w:rsid w:val="00C31309"/>
    <w:rsid w:val="00C31674"/>
    <w:rsid w:val="00C3190F"/>
    <w:rsid w:val="00C31B48"/>
    <w:rsid w:val="00C31B64"/>
    <w:rsid w:val="00C31C19"/>
    <w:rsid w:val="00C3206D"/>
    <w:rsid w:val="00C3252B"/>
    <w:rsid w:val="00C32696"/>
    <w:rsid w:val="00C32B9F"/>
    <w:rsid w:val="00C32FE6"/>
    <w:rsid w:val="00C334E8"/>
    <w:rsid w:val="00C335DB"/>
    <w:rsid w:val="00C338B3"/>
    <w:rsid w:val="00C33B7A"/>
    <w:rsid w:val="00C33D32"/>
    <w:rsid w:val="00C33DA8"/>
    <w:rsid w:val="00C347CC"/>
    <w:rsid w:val="00C348BD"/>
    <w:rsid w:val="00C3492F"/>
    <w:rsid w:val="00C34F12"/>
    <w:rsid w:val="00C35228"/>
    <w:rsid w:val="00C35289"/>
    <w:rsid w:val="00C35729"/>
    <w:rsid w:val="00C358FB"/>
    <w:rsid w:val="00C35A6A"/>
    <w:rsid w:val="00C35DB0"/>
    <w:rsid w:val="00C367E9"/>
    <w:rsid w:val="00C36D19"/>
    <w:rsid w:val="00C3715F"/>
    <w:rsid w:val="00C37224"/>
    <w:rsid w:val="00C40017"/>
    <w:rsid w:val="00C4015E"/>
    <w:rsid w:val="00C401D8"/>
    <w:rsid w:val="00C4050C"/>
    <w:rsid w:val="00C4089E"/>
    <w:rsid w:val="00C40B63"/>
    <w:rsid w:val="00C40E47"/>
    <w:rsid w:val="00C411D4"/>
    <w:rsid w:val="00C41333"/>
    <w:rsid w:val="00C41623"/>
    <w:rsid w:val="00C41AF9"/>
    <w:rsid w:val="00C41C60"/>
    <w:rsid w:val="00C41CBC"/>
    <w:rsid w:val="00C41EA2"/>
    <w:rsid w:val="00C42292"/>
    <w:rsid w:val="00C42336"/>
    <w:rsid w:val="00C425EF"/>
    <w:rsid w:val="00C42AB7"/>
    <w:rsid w:val="00C42B50"/>
    <w:rsid w:val="00C42BFB"/>
    <w:rsid w:val="00C42CCA"/>
    <w:rsid w:val="00C43A6C"/>
    <w:rsid w:val="00C43A8A"/>
    <w:rsid w:val="00C43B52"/>
    <w:rsid w:val="00C43B88"/>
    <w:rsid w:val="00C44356"/>
    <w:rsid w:val="00C4498E"/>
    <w:rsid w:val="00C44BD2"/>
    <w:rsid w:val="00C44CC2"/>
    <w:rsid w:val="00C453A4"/>
    <w:rsid w:val="00C45AC3"/>
    <w:rsid w:val="00C461F7"/>
    <w:rsid w:val="00C469B9"/>
    <w:rsid w:val="00C46B03"/>
    <w:rsid w:val="00C46F74"/>
    <w:rsid w:val="00C47F36"/>
    <w:rsid w:val="00C50DD0"/>
    <w:rsid w:val="00C51839"/>
    <w:rsid w:val="00C51F19"/>
    <w:rsid w:val="00C5318B"/>
    <w:rsid w:val="00C53983"/>
    <w:rsid w:val="00C54057"/>
    <w:rsid w:val="00C541B7"/>
    <w:rsid w:val="00C542AA"/>
    <w:rsid w:val="00C542FA"/>
    <w:rsid w:val="00C544F4"/>
    <w:rsid w:val="00C544FC"/>
    <w:rsid w:val="00C546CC"/>
    <w:rsid w:val="00C54A97"/>
    <w:rsid w:val="00C54B93"/>
    <w:rsid w:val="00C54C09"/>
    <w:rsid w:val="00C54D9B"/>
    <w:rsid w:val="00C54FE5"/>
    <w:rsid w:val="00C550DF"/>
    <w:rsid w:val="00C5568A"/>
    <w:rsid w:val="00C556A3"/>
    <w:rsid w:val="00C556A4"/>
    <w:rsid w:val="00C55A7C"/>
    <w:rsid w:val="00C55B1D"/>
    <w:rsid w:val="00C56218"/>
    <w:rsid w:val="00C56346"/>
    <w:rsid w:val="00C568E4"/>
    <w:rsid w:val="00C56F8B"/>
    <w:rsid w:val="00C57072"/>
    <w:rsid w:val="00C57076"/>
    <w:rsid w:val="00C57213"/>
    <w:rsid w:val="00C5729D"/>
    <w:rsid w:val="00C57912"/>
    <w:rsid w:val="00C57D33"/>
    <w:rsid w:val="00C57F31"/>
    <w:rsid w:val="00C60307"/>
    <w:rsid w:val="00C605BA"/>
    <w:rsid w:val="00C60674"/>
    <w:rsid w:val="00C606A3"/>
    <w:rsid w:val="00C60D66"/>
    <w:rsid w:val="00C60DE3"/>
    <w:rsid w:val="00C60E14"/>
    <w:rsid w:val="00C61217"/>
    <w:rsid w:val="00C61716"/>
    <w:rsid w:val="00C61795"/>
    <w:rsid w:val="00C61A4B"/>
    <w:rsid w:val="00C6228A"/>
    <w:rsid w:val="00C627DA"/>
    <w:rsid w:val="00C62AC3"/>
    <w:rsid w:val="00C62D30"/>
    <w:rsid w:val="00C63011"/>
    <w:rsid w:val="00C63367"/>
    <w:rsid w:val="00C634CD"/>
    <w:rsid w:val="00C63513"/>
    <w:rsid w:val="00C6362E"/>
    <w:rsid w:val="00C63A08"/>
    <w:rsid w:val="00C63BD7"/>
    <w:rsid w:val="00C63F5B"/>
    <w:rsid w:val="00C64151"/>
    <w:rsid w:val="00C641E4"/>
    <w:rsid w:val="00C64436"/>
    <w:rsid w:val="00C64459"/>
    <w:rsid w:val="00C64E31"/>
    <w:rsid w:val="00C65CD9"/>
    <w:rsid w:val="00C66736"/>
    <w:rsid w:val="00C66B80"/>
    <w:rsid w:val="00C66D52"/>
    <w:rsid w:val="00C6701D"/>
    <w:rsid w:val="00C6748F"/>
    <w:rsid w:val="00C67561"/>
    <w:rsid w:val="00C67647"/>
    <w:rsid w:val="00C67666"/>
    <w:rsid w:val="00C67B97"/>
    <w:rsid w:val="00C67FB7"/>
    <w:rsid w:val="00C709F1"/>
    <w:rsid w:val="00C70B82"/>
    <w:rsid w:val="00C7148B"/>
    <w:rsid w:val="00C71A09"/>
    <w:rsid w:val="00C71A0D"/>
    <w:rsid w:val="00C71B00"/>
    <w:rsid w:val="00C71DA5"/>
    <w:rsid w:val="00C7313A"/>
    <w:rsid w:val="00C734BC"/>
    <w:rsid w:val="00C740D9"/>
    <w:rsid w:val="00C7445E"/>
    <w:rsid w:val="00C74497"/>
    <w:rsid w:val="00C74595"/>
    <w:rsid w:val="00C745F4"/>
    <w:rsid w:val="00C7479D"/>
    <w:rsid w:val="00C748B8"/>
    <w:rsid w:val="00C74D5F"/>
    <w:rsid w:val="00C74DF4"/>
    <w:rsid w:val="00C75097"/>
    <w:rsid w:val="00C753D0"/>
    <w:rsid w:val="00C754F1"/>
    <w:rsid w:val="00C75689"/>
    <w:rsid w:val="00C75EB1"/>
    <w:rsid w:val="00C76403"/>
    <w:rsid w:val="00C767DF"/>
    <w:rsid w:val="00C768EC"/>
    <w:rsid w:val="00C76958"/>
    <w:rsid w:val="00C77043"/>
    <w:rsid w:val="00C777D8"/>
    <w:rsid w:val="00C77EA6"/>
    <w:rsid w:val="00C77F6B"/>
    <w:rsid w:val="00C77F8F"/>
    <w:rsid w:val="00C802BE"/>
    <w:rsid w:val="00C803C4"/>
    <w:rsid w:val="00C8093B"/>
    <w:rsid w:val="00C80A03"/>
    <w:rsid w:val="00C80BB8"/>
    <w:rsid w:val="00C80D94"/>
    <w:rsid w:val="00C80DE7"/>
    <w:rsid w:val="00C80FE4"/>
    <w:rsid w:val="00C8107C"/>
    <w:rsid w:val="00C81105"/>
    <w:rsid w:val="00C8130A"/>
    <w:rsid w:val="00C815F6"/>
    <w:rsid w:val="00C818F8"/>
    <w:rsid w:val="00C81BE1"/>
    <w:rsid w:val="00C81DC8"/>
    <w:rsid w:val="00C81E75"/>
    <w:rsid w:val="00C81E9F"/>
    <w:rsid w:val="00C82085"/>
    <w:rsid w:val="00C821BD"/>
    <w:rsid w:val="00C822A7"/>
    <w:rsid w:val="00C8243A"/>
    <w:rsid w:val="00C82726"/>
    <w:rsid w:val="00C828C8"/>
    <w:rsid w:val="00C82908"/>
    <w:rsid w:val="00C82911"/>
    <w:rsid w:val="00C82974"/>
    <w:rsid w:val="00C82D67"/>
    <w:rsid w:val="00C82DD0"/>
    <w:rsid w:val="00C8310E"/>
    <w:rsid w:val="00C83493"/>
    <w:rsid w:val="00C837E6"/>
    <w:rsid w:val="00C83804"/>
    <w:rsid w:val="00C838B2"/>
    <w:rsid w:val="00C83912"/>
    <w:rsid w:val="00C8482F"/>
    <w:rsid w:val="00C84905"/>
    <w:rsid w:val="00C84BB9"/>
    <w:rsid w:val="00C84C73"/>
    <w:rsid w:val="00C84E3A"/>
    <w:rsid w:val="00C85071"/>
    <w:rsid w:val="00C8524C"/>
    <w:rsid w:val="00C85317"/>
    <w:rsid w:val="00C8556F"/>
    <w:rsid w:val="00C858C6"/>
    <w:rsid w:val="00C85B61"/>
    <w:rsid w:val="00C85D6D"/>
    <w:rsid w:val="00C8609D"/>
    <w:rsid w:val="00C8619C"/>
    <w:rsid w:val="00C86690"/>
    <w:rsid w:val="00C866A0"/>
    <w:rsid w:val="00C87B3B"/>
    <w:rsid w:val="00C87E22"/>
    <w:rsid w:val="00C87F3E"/>
    <w:rsid w:val="00C87F7E"/>
    <w:rsid w:val="00C90471"/>
    <w:rsid w:val="00C90850"/>
    <w:rsid w:val="00C90A17"/>
    <w:rsid w:val="00C90CC7"/>
    <w:rsid w:val="00C90DD2"/>
    <w:rsid w:val="00C90F0E"/>
    <w:rsid w:val="00C9173F"/>
    <w:rsid w:val="00C9198B"/>
    <w:rsid w:val="00C91A57"/>
    <w:rsid w:val="00C921EA"/>
    <w:rsid w:val="00C925A4"/>
    <w:rsid w:val="00C92824"/>
    <w:rsid w:val="00C934E7"/>
    <w:rsid w:val="00C938E2"/>
    <w:rsid w:val="00C93F6C"/>
    <w:rsid w:val="00C94044"/>
    <w:rsid w:val="00C94610"/>
    <w:rsid w:val="00C947C3"/>
    <w:rsid w:val="00C94CD6"/>
    <w:rsid w:val="00C94D72"/>
    <w:rsid w:val="00C94E3D"/>
    <w:rsid w:val="00C95186"/>
    <w:rsid w:val="00C951BC"/>
    <w:rsid w:val="00C951E8"/>
    <w:rsid w:val="00C95A9A"/>
    <w:rsid w:val="00C95FC8"/>
    <w:rsid w:val="00C96013"/>
    <w:rsid w:val="00C96946"/>
    <w:rsid w:val="00C96C89"/>
    <w:rsid w:val="00C96E9D"/>
    <w:rsid w:val="00C978FF"/>
    <w:rsid w:val="00C97CB1"/>
    <w:rsid w:val="00CA00F5"/>
    <w:rsid w:val="00CA01AF"/>
    <w:rsid w:val="00CA020F"/>
    <w:rsid w:val="00CA0C94"/>
    <w:rsid w:val="00CA13C6"/>
    <w:rsid w:val="00CA17AC"/>
    <w:rsid w:val="00CA23AB"/>
    <w:rsid w:val="00CA2581"/>
    <w:rsid w:val="00CA26FE"/>
    <w:rsid w:val="00CA2865"/>
    <w:rsid w:val="00CA2B80"/>
    <w:rsid w:val="00CA2EE8"/>
    <w:rsid w:val="00CA3126"/>
    <w:rsid w:val="00CA38BB"/>
    <w:rsid w:val="00CA3B38"/>
    <w:rsid w:val="00CA3DAE"/>
    <w:rsid w:val="00CA3EAE"/>
    <w:rsid w:val="00CA44A2"/>
    <w:rsid w:val="00CA456A"/>
    <w:rsid w:val="00CA45F4"/>
    <w:rsid w:val="00CA4A91"/>
    <w:rsid w:val="00CA4B6D"/>
    <w:rsid w:val="00CA50BE"/>
    <w:rsid w:val="00CA5D4D"/>
    <w:rsid w:val="00CA5D8C"/>
    <w:rsid w:val="00CA6740"/>
    <w:rsid w:val="00CA6B32"/>
    <w:rsid w:val="00CA6D16"/>
    <w:rsid w:val="00CA6DE1"/>
    <w:rsid w:val="00CA6F88"/>
    <w:rsid w:val="00CA6FE5"/>
    <w:rsid w:val="00CA7194"/>
    <w:rsid w:val="00CA73B6"/>
    <w:rsid w:val="00CA73BC"/>
    <w:rsid w:val="00CA7763"/>
    <w:rsid w:val="00CA779C"/>
    <w:rsid w:val="00CB00C9"/>
    <w:rsid w:val="00CB046C"/>
    <w:rsid w:val="00CB05B2"/>
    <w:rsid w:val="00CB0831"/>
    <w:rsid w:val="00CB09AC"/>
    <w:rsid w:val="00CB0A7A"/>
    <w:rsid w:val="00CB0BDB"/>
    <w:rsid w:val="00CB0DFA"/>
    <w:rsid w:val="00CB104C"/>
    <w:rsid w:val="00CB12AC"/>
    <w:rsid w:val="00CB13BF"/>
    <w:rsid w:val="00CB2B37"/>
    <w:rsid w:val="00CB2F03"/>
    <w:rsid w:val="00CB3E48"/>
    <w:rsid w:val="00CB3EFA"/>
    <w:rsid w:val="00CB508D"/>
    <w:rsid w:val="00CB562B"/>
    <w:rsid w:val="00CB572E"/>
    <w:rsid w:val="00CB5810"/>
    <w:rsid w:val="00CB5CFE"/>
    <w:rsid w:val="00CB601E"/>
    <w:rsid w:val="00CB6771"/>
    <w:rsid w:val="00CB68DB"/>
    <w:rsid w:val="00CB6A3F"/>
    <w:rsid w:val="00CB6C08"/>
    <w:rsid w:val="00CB6FA3"/>
    <w:rsid w:val="00CB7117"/>
    <w:rsid w:val="00CB7288"/>
    <w:rsid w:val="00CB750F"/>
    <w:rsid w:val="00CB7AB4"/>
    <w:rsid w:val="00CB7BA9"/>
    <w:rsid w:val="00CB7CC1"/>
    <w:rsid w:val="00CB7D79"/>
    <w:rsid w:val="00CB7FCB"/>
    <w:rsid w:val="00CC01C6"/>
    <w:rsid w:val="00CC03DE"/>
    <w:rsid w:val="00CC03E6"/>
    <w:rsid w:val="00CC0C2A"/>
    <w:rsid w:val="00CC1350"/>
    <w:rsid w:val="00CC139F"/>
    <w:rsid w:val="00CC1614"/>
    <w:rsid w:val="00CC1909"/>
    <w:rsid w:val="00CC1C45"/>
    <w:rsid w:val="00CC2772"/>
    <w:rsid w:val="00CC27F5"/>
    <w:rsid w:val="00CC27FE"/>
    <w:rsid w:val="00CC2B25"/>
    <w:rsid w:val="00CC2CCA"/>
    <w:rsid w:val="00CC332E"/>
    <w:rsid w:val="00CC334B"/>
    <w:rsid w:val="00CC3506"/>
    <w:rsid w:val="00CC39F0"/>
    <w:rsid w:val="00CC3A5D"/>
    <w:rsid w:val="00CC3E47"/>
    <w:rsid w:val="00CC3F3F"/>
    <w:rsid w:val="00CC40E3"/>
    <w:rsid w:val="00CC4767"/>
    <w:rsid w:val="00CC48C2"/>
    <w:rsid w:val="00CC49C7"/>
    <w:rsid w:val="00CC4A98"/>
    <w:rsid w:val="00CC4E54"/>
    <w:rsid w:val="00CC4ED9"/>
    <w:rsid w:val="00CC5074"/>
    <w:rsid w:val="00CC52AB"/>
    <w:rsid w:val="00CC574B"/>
    <w:rsid w:val="00CC5C0F"/>
    <w:rsid w:val="00CC6E0D"/>
    <w:rsid w:val="00CD02F0"/>
    <w:rsid w:val="00CD046E"/>
    <w:rsid w:val="00CD076C"/>
    <w:rsid w:val="00CD0771"/>
    <w:rsid w:val="00CD0988"/>
    <w:rsid w:val="00CD0AB9"/>
    <w:rsid w:val="00CD0EA4"/>
    <w:rsid w:val="00CD181F"/>
    <w:rsid w:val="00CD18F5"/>
    <w:rsid w:val="00CD1AF3"/>
    <w:rsid w:val="00CD1C34"/>
    <w:rsid w:val="00CD1C6C"/>
    <w:rsid w:val="00CD2064"/>
    <w:rsid w:val="00CD27DA"/>
    <w:rsid w:val="00CD2A6F"/>
    <w:rsid w:val="00CD334A"/>
    <w:rsid w:val="00CD3427"/>
    <w:rsid w:val="00CD39CF"/>
    <w:rsid w:val="00CD3C31"/>
    <w:rsid w:val="00CD3CD9"/>
    <w:rsid w:val="00CD43EB"/>
    <w:rsid w:val="00CD490D"/>
    <w:rsid w:val="00CD5202"/>
    <w:rsid w:val="00CD5546"/>
    <w:rsid w:val="00CD57C5"/>
    <w:rsid w:val="00CD5B6E"/>
    <w:rsid w:val="00CD5E44"/>
    <w:rsid w:val="00CD65EB"/>
    <w:rsid w:val="00CD6748"/>
    <w:rsid w:val="00CD7024"/>
    <w:rsid w:val="00CD7375"/>
    <w:rsid w:val="00CD7D35"/>
    <w:rsid w:val="00CD7D38"/>
    <w:rsid w:val="00CD7EED"/>
    <w:rsid w:val="00CD7F08"/>
    <w:rsid w:val="00CD7F2C"/>
    <w:rsid w:val="00CE0019"/>
    <w:rsid w:val="00CE05EE"/>
    <w:rsid w:val="00CE06DE"/>
    <w:rsid w:val="00CE09BD"/>
    <w:rsid w:val="00CE128B"/>
    <w:rsid w:val="00CE1B0C"/>
    <w:rsid w:val="00CE1D0B"/>
    <w:rsid w:val="00CE2741"/>
    <w:rsid w:val="00CE3480"/>
    <w:rsid w:val="00CE35A7"/>
    <w:rsid w:val="00CE3FCD"/>
    <w:rsid w:val="00CE40F5"/>
    <w:rsid w:val="00CE4966"/>
    <w:rsid w:val="00CE4D99"/>
    <w:rsid w:val="00CE4F09"/>
    <w:rsid w:val="00CE50B0"/>
    <w:rsid w:val="00CE535B"/>
    <w:rsid w:val="00CE57B1"/>
    <w:rsid w:val="00CE58F5"/>
    <w:rsid w:val="00CE65B2"/>
    <w:rsid w:val="00CE66E7"/>
    <w:rsid w:val="00CE6838"/>
    <w:rsid w:val="00CE6B16"/>
    <w:rsid w:val="00CE715B"/>
    <w:rsid w:val="00CE773E"/>
    <w:rsid w:val="00CE77A5"/>
    <w:rsid w:val="00CE7DEE"/>
    <w:rsid w:val="00CF04E2"/>
    <w:rsid w:val="00CF0A5F"/>
    <w:rsid w:val="00CF0D42"/>
    <w:rsid w:val="00CF0DA5"/>
    <w:rsid w:val="00CF10A2"/>
    <w:rsid w:val="00CF10D5"/>
    <w:rsid w:val="00CF12DA"/>
    <w:rsid w:val="00CF1736"/>
    <w:rsid w:val="00CF1A0D"/>
    <w:rsid w:val="00CF1B33"/>
    <w:rsid w:val="00CF24A5"/>
    <w:rsid w:val="00CF2804"/>
    <w:rsid w:val="00CF2843"/>
    <w:rsid w:val="00CF2A60"/>
    <w:rsid w:val="00CF31EB"/>
    <w:rsid w:val="00CF33FD"/>
    <w:rsid w:val="00CF3BC7"/>
    <w:rsid w:val="00CF423F"/>
    <w:rsid w:val="00CF4847"/>
    <w:rsid w:val="00CF4BE8"/>
    <w:rsid w:val="00CF5BEA"/>
    <w:rsid w:val="00CF5DED"/>
    <w:rsid w:val="00CF5F32"/>
    <w:rsid w:val="00CF5FBA"/>
    <w:rsid w:val="00CF636F"/>
    <w:rsid w:val="00CF6443"/>
    <w:rsid w:val="00CF648B"/>
    <w:rsid w:val="00CF6947"/>
    <w:rsid w:val="00CF6A53"/>
    <w:rsid w:val="00CF725B"/>
    <w:rsid w:val="00CF72C5"/>
    <w:rsid w:val="00CF7497"/>
    <w:rsid w:val="00CF765C"/>
    <w:rsid w:val="00CF7F51"/>
    <w:rsid w:val="00D002F9"/>
    <w:rsid w:val="00D00632"/>
    <w:rsid w:val="00D00687"/>
    <w:rsid w:val="00D008EF"/>
    <w:rsid w:val="00D009AE"/>
    <w:rsid w:val="00D01421"/>
    <w:rsid w:val="00D0149A"/>
    <w:rsid w:val="00D0180E"/>
    <w:rsid w:val="00D01BC8"/>
    <w:rsid w:val="00D029BC"/>
    <w:rsid w:val="00D029E2"/>
    <w:rsid w:val="00D02B77"/>
    <w:rsid w:val="00D03B11"/>
    <w:rsid w:val="00D041B5"/>
    <w:rsid w:val="00D041F7"/>
    <w:rsid w:val="00D04ADE"/>
    <w:rsid w:val="00D04C88"/>
    <w:rsid w:val="00D053D4"/>
    <w:rsid w:val="00D05899"/>
    <w:rsid w:val="00D05EF7"/>
    <w:rsid w:val="00D05F89"/>
    <w:rsid w:val="00D06225"/>
    <w:rsid w:val="00D063E6"/>
    <w:rsid w:val="00D06420"/>
    <w:rsid w:val="00D06464"/>
    <w:rsid w:val="00D06596"/>
    <w:rsid w:val="00D0670C"/>
    <w:rsid w:val="00D069C5"/>
    <w:rsid w:val="00D07237"/>
    <w:rsid w:val="00D07400"/>
    <w:rsid w:val="00D0783F"/>
    <w:rsid w:val="00D10144"/>
    <w:rsid w:val="00D10295"/>
    <w:rsid w:val="00D102D4"/>
    <w:rsid w:val="00D1032C"/>
    <w:rsid w:val="00D1045A"/>
    <w:rsid w:val="00D107C4"/>
    <w:rsid w:val="00D10A5D"/>
    <w:rsid w:val="00D10A73"/>
    <w:rsid w:val="00D10FDB"/>
    <w:rsid w:val="00D111B2"/>
    <w:rsid w:val="00D11385"/>
    <w:rsid w:val="00D122E8"/>
    <w:rsid w:val="00D124D9"/>
    <w:rsid w:val="00D148AE"/>
    <w:rsid w:val="00D14EED"/>
    <w:rsid w:val="00D1506B"/>
    <w:rsid w:val="00D153BB"/>
    <w:rsid w:val="00D154C5"/>
    <w:rsid w:val="00D15547"/>
    <w:rsid w:val="00D158A9"/>
    <w:rsid w:val="00D15B30"/>
    <w:rsid w:val="00D16208"/>
    <w:rsid w:val="00D16277"/>
    <w:rsid w:val="00D16A17"/>
    <w:rsid w:val="00D16B51"/>
    <w:rsid w:val="00D1741A"/>
    <w:rsid w:val="00D17791"/>
    <w:rsid w:val="00D177EE"/>
    <w:rsid w:val="00D17D4B"/>
    <w:rsid w:val="00D17DBD"/>
    <w:rsid w:val="00D20237"/>
    <w:rsid w:val="00D20246"/>
    <w:rsid w:val="00D204B7"/>
    <w:rsid w:val="00D20663"/>
    <w:rsid w:val="00D20AC9"/>
    <w:rsid w:val="00D20B6F"/>
    <w:rsid w:val="00D20F38"/>
    <w:rsid w:val="00D20F56"/>
    <w:rsid w:val="00D21AE7"/>
    <w:rsid w:val="00D21E0A"/>
    <w:rsid w:val="00D21F59"/>
    <w:rsid w:val="00D2211E"/>
    <w:rsid w:val="00D2237C"/>
    <w:rsid w:val="00D223CA"/>
    <w:rsid w:val="00D22F89"/>
    <w:rsid w:val="00D22FC6"/>
    <w:rsid w:val="00D23146"/>
    <w:rsid w:val="00D23254"/>
    <w:rsid w:val="00D23727"/>
    <w:rsid w:val="00D23B28"/>
    <w:rsid w:val="00D23FBF"/>
    <w:rsid w:val="00D243B2"/>
    <w:rsid w:val="00D2457E"/>
    <w:rsid w:val="00D245C4"/>
    <w:rsid w:val="00D24B5C"/>
    <w:rsid w:val="00D24C5F"/>
    <w:rsid w:val="00D24E4F"/>
    <w:rsid w:val="00D255A1"/>
    <w:rsid w:val="00D256C4"/>
    <w:rsid w:val="00D2587A"/>
    <w:rsid w:val="00D258D2"/>
    <w:rsid w:val="00D2599E"/>
    <w:rsid w:val="00D25AF9"/>
    <w:rsid w:val="00D25DEE"/>
    <w:rsid w:val="00D264AF"/>
    <w:rsid w:val="00D264D0"/>
    <w:rsid w:val="00D26585"/>
    <w:rsid w:val="00D26718"/>
    <w:rsid w:val="00D26E5C"/>
    <w:rsid w:val="00D2721A"/>
    <w:rsid w:val="00D27E76"/>
    <w:rsid w:val="00D3049E"/>
    <w:rsid w:val="00D30C12"/>
    <w:rsid w:val="00D30C40"/>
    <w:rsid w:val="00D30E85"/>
    <w:rsid w:val="00D30F1E"/>
    <w:rsid w:val="00D31104"/>
    <w:rsid w:val="00D31224"/>
    <w:rsid w:val="00D31383"/>
    <w:rsid w:val="00D31B76"/>
    <w:rsid w:val="00D31BA2"/>
    <w:rsid w:val="00D31EE7"/>
    <w:rsid w:val="00D32212"/>
    <w:rsid w:val="00D3225D"/>
    <w:rsid w:val="00D328D5"/>
    <w:rsid w:val="00D32AC1"/>
    <w:rsid w:val="00D32F81"/>
    <w:rsid w:val="00D330F5"/>
    <w:rsid w:val="00D33401"/>
    <w:rsid w:val="00D34154"/>
    <w:rsid w:val="00D3423D"/>
    <w:rsid w:val="00D3440B"/>
    <w:rsid w:val="00D34AC6"/>
    <w:rsid w:val="00D3512A"/>
    <w:rsid w:val="00D351C3"/>
    <w:rsid w:val="00D35544"/>
    <w:rsid w:val="00D35ED3"/>
    <w:rsid w:val="00D360C1"/>
    <w:rsid w:val="00D363D6"/>
    <w:rsid w:val="00D36501"/>
    <w:rsid w:val="00D3698D"/>
    <w:rsid w:val="00D36A9C"/>
    <w:rsid w:val="00D36B71"/>
    <w:rsid w:val="00D3741D"/>
    <w:rsid w:val="00D378D6"/>
    <w:rsid w:val="00D37A06"/>
    <w:rsid w:val="00D37A44"/>
    <w:rsid w:val="00D37FD1"/>
    <w:rsid w:val="00D40B7D"/>
    <w:rsid w:val="00D40C82"/>
    <w:rsid w:val="00D40C86"/>
    <w:rsid w:val="00D4117E"/>
    <w:rsid w:val="00D41A5F"/>
    <w:rsid w:val="00D41E31"/>
    <w:rsid w:val="00D422E9"/>
    <w:rsid w:val="00D42861"/>
    <w:rsid w:val="00D42879"/>
    <w:rsid w:val="00D428B2"/>
    <w:rsid w:val="00D42D5E"/>
    <w:rsid w:val="00D4353C"/>
    <w:rsid w:val="00D44857"/>
    <w:rsid w:val="00D456C4"/>
    <w:rsid w:val="00D45AB7"/>
    <w:rsid w:val="00D45B05"/>
    <w:rsid w:val="00D45BC9"/>
    <w:rsid w:val="00D45EC6"/>
    <w:rsid w:val="00D45F81"/>
    <w:rsid w:val="00D46562"/>
    <w:rsid w:val="00D46CE6"/>
    <w:rsid w:val="00D476DA"/>
    <w:rsid w:val="00D47863"/>
    <w:rsid w:val="00D47D35"/>
    <w:rsid w:val="00D47E5B"/>
    <w:rsid w:val="00D47FDC"/>
    <w:rsid w:val="00D50026"/>
    <w:rsid w:val="00D503E1"/>
    <w:rsid w:val="00D50454"/>
    <w:rsid w:val="00D50650"/>
    <w:rsid w:val="00D507C8"/>
    <w:rsid w:val="00D5117E"/>
    <w:rsid w:val="00D51591"/>
    <w:rsid w:val="00D515BF"/>
    <w:rsid w:val="00D51FC4"/>
    <w:rsid w:val="00D5331E"/>
    <w:rsid w:val="00D53434"/>
    <w:rsid w:val="00D537CD"/>
    <w:rsid w:val="00D53A66"/>
    <w:rsid w:val="00D54AA1"/>
    <w:rsid w:val="00D551FC"/>
    <w:rsid w:val="00D55352"/>
    <w:rsid w:val="00D55EDC"/>
    <w:rsid w:val="00D561E2"/>
    <w:rsid w:val="00D56765"/>
    <w:rsid w:val="00D568A0"/>
    <w:rsid w:val="00D56F93"/>
    <w:rsid w:val="00D57AE0"/>
    <w:rsid w:val="00D57FE0"/>
    <w:rsid w:val="00D60037"/>
    <w:rsid w:val="00D6034F"/>
    <w:rsid w:val="00D6091F"/>
    <w:rsid w:val="00D60F69"/>
    <w:rsid w:val="00D610F8"/>
    <w:rsid w:val="00D617F2"/>
    <w:rsid w:val="00D61DD4"/>
    <w:rsid w:val="00D62730"/>
    <w:rsid w:val="00D627F4"/>
    <w:rsid w:val="00D62D9D"/>
    <w:rsid w:val="00D62EC0"/>
    <w:rsid w:val="00D62FBB"/>
    <w:rsid w:val="00D63297"/>
    <w:rsid w:val="00D63340"/>
    <w:rsid w:val="00D63358"/>
    <w:rsid w:val="00D63A28"/>
    <w:rsid w:val="00D6423D"/>
    <w:rsid w:val="00D64362"/>
    <w:rsid w:val="00D64625"/>
    <w:rsid w:val="00D646D4"/>
    <w:rsid w:val="00D64DB5"/>
    <w:rsid w:val="00D64FE8"/>
    <w:rsid w:val="00D663C9"/>
    <w:rsid w:val="00D6670B"/>
    <w:rsid w:val="00D66E5C"/>
    <w:rsid w:val="00D67C27"/>
    <w:rsid w:val="00D7019F"/>
    <w:rsid w:val="00D70328"/>
    <w:rsid w:val="00D70755"/>
    <w:rsid w:val="00D708FA"/>
    <w:rsid w:val="00D70C05"/>
    <w:rsid w:val="00D70C31"/>
    <w:rsid w:val="00D70CD5"/>
    <w:rsid w:val="00D715FE"/>
    <w:rsid w:val="00D7161A"/>
    <w:rsid w:val="00D716F6"/>
    <w:rsid w:val="00D72036"/>
    <w:rsid w:val="00D7267C"/>
    <w:rsid w:val="00D72B86"/>
    <w:rsid w:val="00D7314D"/>
    <w:rsid w:val="00D73591"/>
    <w:rsid w:val="00D73613"/>
    <w:rsid w:val="00D7364C"/>
    <w:rsid w:val="00D73707"/>
    <w:rsid w:val="00D73821"/>
    <w:rsid w:val="00D73B14"/>
    <w:rsid w:val="00D73D95"/>
    <w:rsid w:val="00D73F6B"/>
    <w:rsid w:val="00D74A53"/>
    <w:rsid w:val="00D757EE"/>
    <w:rsid w:val="00D7581C"/>
    <w:rsid w:val="00D75DB4"/>
    <w:rsid w:val="00D76041"/>
    <w:rsid w:val="00D7607F"/>
    <w:rsid w:val="00D767AC"/>
    <w:rsid w:val="00D76B43"/>
    <w:rsid w:val="00D7718B"/>
    <w:rsid w:val="00D7796C"/>
    <w:rsid w:val="00D779D7"/>
    <w:rsid w:val="00D80098"/>
    <w:rsid w:val="00D802B8"/>
    <w:rsid w:val="00D80387"/>
    <w:rsid w:val="00D805EA"/>
    <w:rsid w:val="00D809E1"/>
    <w:rsid w:val="00D80A00"/>
    <w:rsid w:val="00D80FAC"/>
    <w:rsid w:val="00D816ED"/>
    <w:rsid w:val="00D817B7"/>
    <w:rsid w:val="00D81B7B"/>
    <w:rsid w:val="00D8272C"/>
    <w:rsid w:val="00D82BAC"/>
    <w:rsid w:val="00D82BE8"/>
    <w:rsid w:val="00D82D6B"/>
    <w:rsid w:val="00D835A1"/>
    <w:rsid w:val="00D837B1"/>
    <w:rsid w:val="00D83B63"/>
    <w:rsid w:val="00D84833"/>
    <w:rsid w:val="00D84A63"/>
    <w:rsid w:val="00D850EE"/>
    <w:rsid w:val="00D854EA"/>
    <w:rsid w:val="00D85792"/>
    <w:rsid w:val="00D86416"/>
    <w:rsid w:val="00D864D4"/>
    <w:rsid w:val="00D86F30"/>
    <w:rsid w:val="00D86F3E"/>
    <w:rsid w:val="00D87126"/>
    <w:rsid w:val="00D87979"/>
    <w:rsid w:val="00D90A52"/>
    <w:rsid w:val="00D90BB0"/>
    <w:rsid w:val="00D912F0"/>
    <w:rsid w:val="00D916D7"/>
    <w:rsid w:val="00D924E8"/>
    <w:rsid w:val="00D92A02"/>
    <w:rsid w:val="00D92A7B"/>
    <w:rsid w:val="00D92AC2"/>
    <w:rsid w:val="00D92DA5"/>
    <w:rsid w:val="00D92F49"/>
    <w:rsid w:val="00D933D1"/>
    <w:rsid w:val="00D93629"/>
    <w:rsid w:val="00D93692"/>
    <w:rsid w:val="00D93741"/>
    <w:rsid w:val="00D937F5"/>
    <w:rsid w:val="00D93DA4"/>
    <w:rsid w:val="00D93DBA"/>
    <w:rsid w:val="00D943C3"/>
    <w:rsid w:val="00D946C2"/>
    <w:rsid w:val="00D947D4"/>
    <w:rsid w:val="00D94929"/>
    <w:rsid w:val="00D949E4"/>
    <w:rsid w:val="00D94B85"/>
    <w:rsid w:val="00D94B92"/>
    <w:rsid w:val="00D94D82"/>
    <w:rsid w:val="00D954BB"/>
    <w:rsid w:val="00D9566E"/>
    <w:rsid w:val="00D957B2"/>
    <w:rsid w:val="00D95BD5"/>
    <w:rsid w:val="00D95C77"/>
    <w:rsid w:val="00D96026"/>
    <w:rsid w:val="00D9615F"/>
    <w:rsid w:val="00D9657A"/>
    <w:rsid w:val="00D974F6"/>
    <w:rsid w:val="00D97A38"/>
    <w:rsid w:val="00D97FA4"/>
    <w:rsid w:val="00DA06E5"/>
    <w:rsid w:val="00DA0AAD"/>
    <w:rsid w:val="00DA0D52"/>
    <w:rsid w:val="00DA136B"/>
    <w:rsid w:val="00DA1578"/>
    <w:rsid w:val="00DA1701"/>
    <w:rsid w:val="00DA1C40"/>
    <w:rsid w:val="00DA25F9"/>
    <w:rsid w:val="00DA2661"/>
    <w:rsid w:val="00DA2D28"/>
    <w:rsid w:val="00DA2F66"/>
    <w:rsid w:val="00DA3BDE"/>
    <w:rsid w:val="00DA3E09"/>
    <w:rsid w:val="00DA49EF"/>
    <w:rsid w:val="00DA4E83"/>
    <w:rsid w:val="00DA4F36"/>
    <w:rsid w:val="00DA4F44"/>
    <w:rsid w:val="00DA5219"/>
    <w:rsid w:val="00DA5302"/>
    <w:rsid w:val="00DA6263"/>
    <w:rsid w:val="00DA6B6E"/>
    <w:rsid w:val="00DA6B98"/>
    <w:rsid w:val="00DA7409"/>
    <w:rsid w:val="00DA749D"/>
    <w:rsid w:val="00DA75CE"/>
    <w:rsid w:val="00DA783C"/>
    <w:rsid w:val="00DA79EE"/>
    <w:rsid w:val="00DA7B57"/>
    <w:rsid w:val="00DA7E94"/>
    <w:rsid w:val="00DB039D"/>
    <w:rsid w:val="00DB089F"/>
    <w:rsid w:val="00DB1E6F"/>
    <w:rsid w:val="00DB1F9C"/>
    <w:rsid w:val="00DB223F"/>
    <w:rsid w:val="00DB27FC"/>
    <w:rsid w:val="00DB2B79"/>
    <w:rsid w:val="00DB2C0F"/>
    <w:rsid w:val="00DB2EA6"/>
    <w:rsid w:val="00DB3509"/>
    <w:rsid w:val="00DB3A81"/>
    <w:rsid w:val="00DB3C40"/>
    <w:rsid w:val="00DB4B94"/>
    <w:rsid w:val="00DB503C"/>
    <w:rsid w:val="00DB530D"/>
    <w:rsid w:val="00DB5358"/>
    <w:rsid w:val="00DB55A4"/>
    <w:rsid w:val="00DB56F7"/>
    <w:rsid w:val="00DB57A0"/>
    <w:rsid w:val="00DB6483"/>
    <w:rsid w:val="00DB67D5"/>
    <w:rsid w:val="00DB68AB"/>
    <w:rsid w:val="00DB6C27"/>
    <w:rsid w:val="00DB6C7A"/>
    <w:rsid w:val="00DB7199"/>
    <w:rsid w:val="00DB7215"/>
    <w:rsid w:val="00DB73C7"/>
    <w:rsid w:val="00DB7758"/>
    <w:rsid w:val="00DB7DAC"/>
    <w:rsid w:val="00DC08F5"/>
    <w:rsid w:val="00DC0B95"/>
    <w:rsid w:val="00DC196A"/>
    <w:rsid w:val="00DC1A29"/>
    <w:rsid w:val="00DC1AF3"/>
    <w:rsid w:val="00DC1D8F"/>
    <w:rsid w:val="00DC2002"/>
    <w:rsid w:val="00DC236E"/>
    <w:rsid w:val="00DC277B"/>
    <w:rsid w:val="00DC2E68"/>
    <w:rsid w:val="00DC313C"/>
    <w:rsid w:val="00DC435E"/>
    <w:rsid w:val="00DC473A"/>
    <w:rsid w:val="00DC4C70"/>
    <w:rsid w:val="00DC5196"/>
    <w:rsid w:val="00DC53BF"/>
    <w:rsid w:val="00DC650A"/>
    <w:rsid w:val="00DC6BE9"/>
    <w:rsid w:val="00DC7240"/>
    <w:rsid w:val="00DC7913"/>
    <w:rsid w:val="00DC7DFF"/>
    <w:rsid w:val="00DD0A77"/>
    <w:rsid w:val="00DD0F96"/>
    <w:rsid w:val="00DD1677"/>
    <w:rsid w:val="00DD196D"/>
    <w:rsid w:val="00DD1D24"/>
    <w:rsid w:val="00DD2895"/>
    <w:rsid w:val="00DD2BAC"/>
    <w:rsid w:val="00DD2C26"/>
    <w:rsid w:val="00DD2CAD"/>
    <w:rsid w:val="00DD2D71"/>
    <w:rsid w:val="00DD30E5"/>
    <w:rsid w:val="00DD33F7"/>
    <w:rsid w:val="00DD3787"/>
    <w:rsid w:val="00DD3DE9"/>
    <w:rsid w:val="00DD3E23"/>
    <w:rsid w:val="00DD5327"/>
    <w:rsid w:val="00DD5361"/>
    <w:rsid w:val="00DD5671"/>
    <w:rsid w:val="00DD56CD"/>
    <w:rsid w:val="00DD5708"/>
    <w:rsid w:val="00DD716C"/>
    <w:rsid w:val="00DD71EA"/>
    <w:rsid w:val="00DD77F9"/>
    <w:rsid w:val="00DE0064"/>
    <w:rsid w:val="00DE016D"/>
    <w:rsid w:val="00DE03D3"/>
    <w:rsid w:val="00DE066A"/>
    <w:rsid w:val="00DE0AB8"/>
    <w:rsid w:val="00DE1445"/>
    <w:rsid w:val="00DE198D"/>
    <w:rsid w:val="00DE1A2B"/>
    <w:rsid w:val="00DE1D03"/>
    <w:rsid w:val="00DE2040"/>
    <w:rsid w:val="00DE2731"/>
    <w:rsid w:val="00DE2BBB"/>
    <w:rsid w:val="00DE2BEC"/>
    <w:rsid w:val="00DE2E37"/>
    <w:rsid w:val="00DE2F04"/>
    <w:rsid w:val="00DE3106"/>
    <w:rsid w:val="00DE32C5"/>
    <w:rsid w:val="00DE3F44"/>
    <w:rsid w:val="00DE4143"/>
    <w:rsid w:val="00DE50EB"/>
    <w:rsid w:val="00DE521F"/>
    <w:rsid w:val="00DE536F"/>
    <w:rsid w:val="00DE56FF"/>
    <w:rsid w:val="00DE5812"/>
    <w:rsid w:val="00DE5B41"/>
    <w:rsid w:val="00DE639D"/>
    <w:rsid w:val="00DE64AF"/>
    <w:rsid w:val="00DE6577"/>
    <w:rsid w:val="00DE65F4"/>
    <w:rsid w:val="00DE6A09"/>
    <w:rsid w:val="00DE6D9E"/>
    <w:rsid w:val="00DE70EA"/>
    <w:rsid w:val="00DE72A3"/>
    <w:rsid w:val="00DE748A"/>
    <w:rsid w:val="00DE7BE0"/>
    <w:rsid w:val="00DE7DC7"/>
    <w:rsid w:val="00DF0325"/>
    <w:rsid w:val="00DF063A"/>
    <w:rsid w:val="00DF089E"/>
    <w:rsid w:val="00DF0D94"/>
    <w:rsid w:val="00DF0EE5"/>
    <w:rsid w:val="00DF11EE"/>
    <w:rsid w:val="00DF2082"/>
    <w:rsid w:val="00DF31ED"/>
    <w:rsid w:val="00DF3943"/>
    <w:rsid w:val="00DF3E6F"/>
    <w:rsid w:val="00DF5195"/>
    <w:rsid w:val="00DF54DC"/>
    <w:rsid w:val="00DF561B"/>
    <w:rsid w:val="00DF5C7F"/>
    <w:rsid w:val="00DF6428"/>
    <w:rsid w:val="00DF676C"/>
    <w:rsid w:val="00DF68C6"/>
    <w:rsid w:val="00DF69D2"/>
    <w:rsid w:val="00DF7251"/>
    <w:rsid w:val="00DF7496"/>
    <w:rsid w:val="00DF7AB8"/>
    <w:rsid w:val="00DF7C31"/>
    <w:rsid w:val="00DF7CA3"/>
    <w:rsid w:val="00E0020D"/>
    <w:rsid w:val="00E005E2"/>
    <w:rsid w:val="00E00C4E"/>
    <w:rsid w:val="00E01026"/>
    <w:rsid w:val="00E01B7B"/>
    <w:rsid w:val="00E02456"/>
    <w:rsid w:val="00E02457"/>
    <w:rsid w:val="00E02503"/>
    <w:rsid w:val="00E02AC2"/>
    <w:rsid w:val="00E033FF"/>
    <w:rsid w:val="00E03E89"/>
    <w:rsid w:val="00E03F38"/>
    <w:rsid w:val="00E040FA"/>
    <w:rsid w:val="00E044A7"/>
    <w:rsid w:val="00E04DE9"/>
    <w:rsid w:val="00E04E22"/>
    <w:rsid w:val="00E05BEA"/>
    <w:rsid w:val="00E05DD8"/>
    <w:rsid w:val="00E062E2"/>
    <w:rsid w:val="00E06ADF"/>
    <w:rsid w:val="00E06B3F"/>
    <w:rsid w:val="00E06D21"/>
    <w:rsid w:val="00E079E5"/>
    <w:rsid w:val="00E07AE0"/>
    <w:rsid w:val="00E1067A"/>
    <w:rsid w:val="00E106B6"/>
    <w:rsid w:val="00E10A4C"/>
    <w:rsid w:val="00E10AF0"/>
    <w:rsid w:val="00E11225"/>
    <w:rsid w:val="00E11497"/>
    <w:rsid w:val="00E114D4"/>
    <w:rsid w:val="00E11AAF"/>
    <w:rsid w:val="00E11C7C"/>
    <w:rsid w:val="00E11FD5"/>
    <w:rsid w:val="00E127A1"/>
    <w:rsid w:val="00E12994"/>
    <w:rsid w:val="00E129C7"/>
    <w:rsid w:val="00E12B6E"/>
    <w:rsid w:val="00E12E28"/>
    <w:rsid w:val="00E12F34"/>
    <w:rsid w:val="00E13846"/>
    <w:rsid w:val="00E13901"/>
    <w:rsid w:val="00E13A74"/>
    <w:rsid w:val="00E13B0A"/>
    <w:rsid w:val="00E14640"/>
    <w:rsid w:val="00E14CD7"/>
    <w:rsid w:val="00E14EF4"/>
    <w:rsid w:val="00E15235"/>
    <w:rsid w:val="00E155FC"/>
    <w:rsid w:val="00E1566A"/>
    <w:rsid w:val="00E15779"/>
    <w:rsid w:val="00E160C3"/>
    <w:rsid w:val="00E16151"/>
    <w:rsid w:val="00E16468"/>
    <w:rsid w:val="00E16A01"/>
    <w:rsid w:val="00E16C72"/>
    <w:rsid w:val="00E170EE"/>
    <w:rsid w:val="00E17432"/>
    <w:rsid w:val="00E17565"/>
    <w:rsid w:val="00E17C9C"/>
    <w:rsid w:val="00E17D81"/>
    <w:rsid w:val="00E202F3"/>
    <w:rsid w:val="00E204E4"/>
    <w:rsid w:val="00E20567"/>
    <w:rsid w:val="00E2060A"/>
    <w:rsid w:val="00E20E2D"/>
    <w:rsid w:val="00E20EB8"/>
    <w:rsid w:val="00E214C2"/>
    <w:rsid w:val="00E21D16"/>
    <w:rsid w:val="00E22E2F"/>
    <w:rsid w:val="00E2300D"/>
    <w:rsid w:val="00E236C0"/>
    <w:rsid w:val="00E241C0"/>
    <w:rsid w:val="00E2430A"/>
    <w:rsid w:val="00E243C7"/>
    <w:rsid w:val="00E2440D"/>
    <w:rsid w:val="00E25165"/>
    <w:rsid w:val="00E2583D"/>
    <w:rsid w:val="00E25851"/>
    <w:rsid w:val="00E26477"/>
    <w:rsid w:val="00E26CED"/>
    <w:rsid w:val="00E26CF8"/>
    <w:rsid w:val="00E27089"/>
    <w:rsid w:val="00E276BC"/>
    <w:rsid w:val="00E27E69"/>
    <w:rsid w:val="00E27EE4"/>
    <w:rsid w:val="00E306CA"/>
    <w:rsid w:val="00E30A4D"/>
    <w:rsid w:val="00E30DDD"/>
    <w:rsid w:val="00E3120A"/>
    <w:rsid w:val="00E31702"/>
    <w:rsid w:val="00E318F7"/>
    <w:rsid w:val="00E31A3C"/>
    <w:rsid w:val="00E31B84"/>
    <w:rsid w:val="00E31D59"/>
    <w:rsid w:val="00E32001"/>
    <w:rsid w:val="00E324E7"/>
    <w:rsid w:val="00E32668"/>
    <w:rsid w:val="00E32718"/>
    <w:rsid w:val="00E32B54"/>
    <w:rsid w:val="00E32B6F"/>
    <w:rsid w:val="00E32DEA"/>
    <w:rsid w:val="00E331FE"/>
    <w:rsid w:val="00E3376F"/>
    <w:rsid w:val="00E33A95"/>
    <w:rsid w:val="00E33F6D"/>
    <w:rsid w:val="00E342CE"/>
    <w:rsid w:val="00E347F7"/>
    <w:rsid w:val="00E3482A"/>
    <w:rsid w:val="00E35190"/>
    <w:rsid w:val="00E35251"/>
    <w:rsid w:val="00E36238"/>
    <w:rsid w:val="00E365B6"/>
    <w:rsid w:val="00E365CB"/>
    <w:rsid w:val="00E3692F"/>
    <w:rsid w:val="00E36D2C"/>
    <w:rsid w:val="00E36DEF"/>
    <w:rsid w:val="00E3740E"/>
    <w:rsid w:val="00E37DBA"/>
    <w:rsid w:val="00E40291"/>
    <w:rsid w:val="00E4089E"/>
    <w:rsid w:val="00E40A00"/>
    <w:rsid w:val="00E40B74"/>
    <w:rsid w:val="00E40D96"/>
    <w:rsid w:val="00E410BA"/>
    <w:rsid w:val="00E4110F"/>
    <w:rsid w:val="00E413BC"/>
    <w:rsid w:val="00E413CC"/>
    <w:rsid w:val="00E415FB"/>
    <w:rsid w:val="00E41A35"/>
    <w:rsid w:val="00E41DE7"/>
    <w:rsid w:val="00E4215D"/>
    <w:rsid w:val="00E42202"/>
    <w:rsid w:val="00E42516"/>
    <w:rsid w:val="00E42694"/>
    <w:rsid w:val="00E42A07"/>
    <w:rsid w:val="00E42BCA"/>
    <w:rsid w:val="00E433E5"/>
    <w:rsid w:val="00E43FB0"/>
    <w:rsid w:val="00E443C3"/>
    <w:rsid w:val="00E44652"/>
    <w:rsid w:val="00E44CC0"/>
    <w:rsid w:val="00E4554C"/>
    <w:rsid w:val="00E45C71"/>
    <w:rsid w:val="00E45FE9"/>
    <w:rsid w:val="00E461D8"/>
    <w:rsid w:val="00E463D4"/>
    <w:rsid w:val="00E4680E"/>
    <w:rsid w:val="00E46829"/>
    <w:rsid w:val="00E4699B"/>
    <w:rsid w:val="00E46DCF"/>
    <w:rsid w:val="00E46E62"/>
    <w:rsid w:val="00E4736E"/>
    <w:rsid w:val="00E474A4"/>
    <w:rsid w:val="00E505A3"/>
    <w:rsid w:val="00E50717"/>
    <w:rsid w:val="00E50D3B"/>
    <w:rsid w:val="00E50ED9"/>
    <w:rsid w:val="00E51543"/>
    <w:rsid w:val="00E529DE"/>
    <w:rsid w:val="00E52E86"/>
    <w:rsid w:val="00E53304"/>
    <w:rsid w:val="00E53375"/>
    <w:rsid w:val="00E537EF"/>
    <w:rsid w:val="00E53C5A"/>
    <w:rsid w:val="00E54CF3"/>
    <w:rsid w:val="00E54D82"/>
    <w:rsid w:val="00E54E13"/>
    <w:rsid w:val="00E54F69"/>
    <w:rsid w:val="00E55755"/>
    <w:rsid w:val="00E55AEA"/>
    <w:rsid w:val="00E55C0A"/>
    <w:rsid w:val="00E55C90"/>
    <w:rsid w:val="00E562B5"/>
    <w:rsid w:val="00E56615"/>
    <w:rsid w:val="00E56715"/>
    <w:rsid w:val="00E575F3"/>
    <w:rsid w:val="00E57ADC"/>
    <w:rsid w:val="00E57E07"/>
    <w:rsid w:val="00E57EE2"/>
    <w:rsid w:val="00E60249"/>
    <w:rsid w:val="00E6143E"/>
    <w:rsid w:val="00E61607"/>
    <w:rsid w:val="00E61DFF"/>
    <w:rsid w:val="00E62576"/>
    <w:rsid w:val="00E6271F"/>
    <w:rsid w:val="00E62A69"/>
    <w:rsid w:val="00E62A8D"/>
    <w:rsid w:val="00E62D57"/>
    <w:rsid w:val="00E62E44"/>
    <w:rsid w:val="00E63487"/>
    <w:rsid w:val="00E64C1F"/>
    <w:rsid w:val="00E64D47"/>
    <w:rsid w:val="00E6516E"/>
    <w:rsid w:val="00E65952"/>
    <w:rsid w:val="00E6615F"/>
    <w:rsid w:val="00E662DF"/>
    <w:rsid w:val="00E664B7"/>
    <w:rsid w:val="00E6689B"/>
    <w:rsid w:val="00E66AAE"/>
    <w:rsid w:val="00E66F0D"/>
    <w:rsid w:val="00E66FCA"/>
    <w:rsid w:val="00E67252"/>
    <w:rsid w:val="00E67965"/>
    <w:rsid w:val="00E67C04"/>
    <w:rsid w:val="00E70056"/>
    <w:rsid w:val="00E70134"/>
    <w:rsid w:val="00E70257"/>
    <w:rsid w:val="00E70553"/>
    <w:rsid w:val="00E710AB"/>
    <w:rsid w:val="00E710E2"/>
    <w:rsid w:val="00E711F4"/>
    <w:rsid w:val="00E716F2"/>
    <w:rsid w:val="00E71B64"/>
    <w:rsid w:val="00E71E1B"/>
    <w:rsid w:val="00E7288D"/>
    <w:rsid w:val="00E728F6"/>
    <w:rsid w:val="00E72C14"/>
    <w:rsid w:val="00E72D10"/>
    <w:rsid w:val="00E73536"/>
    <w:rsid w:val="00E73869"/>
    <w:rsid w:val="00E73B03"/>
    <w:rsid w:val="00E73D41"/>
    <w:rsid w:val="00E73E05"/>
    <w:rsid w:val="00E73F86"/>
    <w:rsid w:val="00E73FEC"/>
    <w:rsid w:val="00E741E7"/>
    <w:rsid w:val="00E7430A"/>
    <w:rsid w:val="00E74521"/>
    <w:rsid w:val="00E74879"/>
    <w:rsid w:val="00E75279"/>
    <w:rsid w:val="00E75365"/>
    <w:rsid w:val="00E75507"/>
    <w:rsid w:val="00E75569"/>
    <w:rsid w:val="00E7566E"/>
    <w:rsid w:val="00E75951"/>
    <w:rsid w:val="00E75A84"/>
    <w:rsid w:val="00E75A96"/>
    <w:rsid w:val="00E75AE5"/>
    <w:rsid w:val="00E75B03"/>
    <w:rsid w:val="00E76FF0"/>
    <w:rsid w:val="00E77EA8"/>
    <w:rsid w:val="00E77F18"/>
    <w:rsid w:val="00E80340"/>
    <w:rsid w:val="00E80698"/>
    <w:rsid w:val="00E80A84"/>
    <w:rsid w:val="00E80B07"/>
    <w:rsid w:val="00E80E68"/>
    <w:rsid w:val="00E8143D"/>
    <w:rsid w:val="00E81510"/>
    <w:rsid w:val="00E8168E"/>
    <w:rsid w:val="00E817F0"/>
    <w:rsid w:val="00E81C2C"/>
    <w:rsid w:val="00E82A3D"/>
    <w:rsid w:val="00E82EFC"/>
    <w:rsid w:val="00E83316"/>
    <w:rsid w:val="00E8357A"/>
    <w:rsid w:val="00E83E1C"/>
    <w:rsid w:val="00E84728"/>
    <w:rsid w:val="00E8511B"/>
    <w:rsid w:val="00E859D5"/>
    <w:rsid w:val="00E85EC9"/>
    <w:rsid w:val="00E86990"/>
    <w:rsid w:val="00E87370"/>
    <w:rsid w:val="00E875DA"/>
    <w:rsid w:val="00E87B5E"/>
    <w:rsid w:val="00E87D0F"/>
    <w:rsid w:val="00E9011E"/>
    <w:rsid w:val="00E906B2"/>
    <w:rsid w:val="00E90D26"/>
    <w:rsid w:val="00E9123C"/>
    <w:rsid w:val="00E9147E"/>
    <w:rsid w:val="00E916D6"/>
    <w:rsid w:val="00E9171F"/>
    <w:rsid w:val="00E91922"/>
    <w:rsid w:val="00E91B9F"/>
    <w:rsid w:val="00E92131"/>
    <w:rsid w:val="00E92792"/>
    <w:rsid w:val="00E9294D"/>
    <w:rsid w:val="00E946AD"/>
    <w:rsid w:val="00E94E3D"/>
    <w:rsid w:val="00E9519A"/>
    <w:rsid w:val="00E95A45"/>
    <w:rsid w:val="00E95EA0"/>
    <w:rsid w:val="00E95EBD"/>
    <w:rsid w:val="00E96001"/>
    <w:rsid w:val="00E9608D"/>
    <w:rsid w:val="00E960CF"/>
    <w:rsid w:val="00E96DD9"/>
    <w:rsid w:val="00E97165"/>
    <w:rsid w:val="00E971ED"/>
    <w:rsid w:val="00E9729E"/>
    <w:rsid w:val="00E973D7"/>
    <w:rsid w:val="00E97405"/>
    <w:rsid w:val="00E97BEB"/>
    <w:rsid w:val="00E97EA1"/>
    <w:rsid w:val="00E97FC0"/>
    <w:rsid w:val="00EA01C6"/>
    <w:rsid w:val="00EA036E"/>
    <w:rsid w:val="00EA05FD"/>
    <w:rsid w:val="00EA108F"/>
    <w:rsid w:val="00EA1601"/>
    <w:rsid w:val="00EA20AF"/>
    <w:rsid w:val="00EA21B9"/>
    <w:rsid w:val="00EA232F"/>
    <w:rsid w:val="00EA2CA2"/>
    <w:rsid w:val="00EA2CDF"/>
    <w:rsid w:val="00EA3331"/>
    <w:rsid w:val="00EA37F4"/>
    <w:rsid w:val="00EA3BDF"/>
    <w:rsid w:val="00EA434E"/>
    <w:rsid w:val="00EA43C7"/>
    <w:rsid w:val="00EA443E"/>
    <w:rsid w:val="00EA4606"/>
    <w:rsid w:val="00EA4710"/>
    <w:rsid w:val="00EA4929"/>
    <w:rsid w:val="00EA4FFE"/>
    <w:rsid w:val="00EA5934"/>
    <w:rsid w:val="00EA5969"/>
    <w:rsid w:val="00EA59F1"/>
    <w:rsid w:val="00EA59FA"/>
    <w:rsid w:val="00EA66CB"/>
    <w:rsid w:val="00EA69BF"/>
    <w:rsid w:val="00EA6E09"/>
    <w:rsid w:val="00EA7676"/>
    <w:rsid w:val="00EA7BD5"/>
    <w:rsid w:val="00EA7C83"/>
    <w:rsid w:val="00EB0BE7"/>
    <w:rsid w:val="00EB0CE7"/>
    <w:rsid w:val="00EB1190"/>
    <w:rsid w:val="00EB1978"/>
    <w:rsid w:val="00EB1BEB"/>
    <w:rsid w:val="00EB21F1"/>
    <w:rsid w:val="00EB259A"/>
    <w:rsid w:val="00EB2608"/>
    <w:rsid w:val="00EB3B3B"/>
    <w:rsid w:val="00EB3D98"/>
    <w:rsid w:val="00EB3DF4"/>
    <w:rsid w:val="00EB40D9"/>
    <w:rsid w:val="00EB457B"/>
    <w:rsid w:val="00EB45ED"/>
    <w:rsid w:val="00EB5467"/>
    <w:rsid w:val="00EB5C93"/>
    <w:rsid w:val="00EB5EE1"/>
    <w:rsid w:val="00EB6848"/>
    <w:rsid w:val="00EB6B3E"/>
    <w:rsid w:val="00EB7264"/>
    <w:rsid w:val="00EB755B"/>
    <w:rsid w:val="00EB775E"/>
    <w:rsid w:val="00EB7BBC"/>
    <w:rsid w:val="00EB7FF6"/>
    <w:rsid w:val="00EC0501"/>
    <w:rsid w:val="00EC055B"/>
    <w:rsid w:val="00EC06DB"/>
    <w:rsid w:val="00EC0EA5"/>
    <w:rsid w:val="00EC212B"/>
    <w:rsid w:val="00EC2394"/>
    <w:rsid w:val="00EC23D9"/>
    <w:rsid w:val="00EC26FC"/>
    <w:rsid w:val="00EC2793"/>
    <w:rsid w:val="00EC297B"/>
    <w:rsid w:val="00EC2A8D"/>
    <w:rsid w:val="00EC2B7E"/>
    <w:rsid w:val="00EC37DF"/>
    <w:rsid w:val="00EC3AFF"/>
    <w:rsid w:val="00EC422D"/>
    <w:rsid w:val="00EC4699"/>
    <w:rsid w:val="00EC49BB"/>
    <w:rsid w:val="00EC618F"/>
    <w:rsid w:val="00EC6193"/>
    <w:rsid w:val="00EC63C5"/>
    <w:rsid w:val="00EC6739"/>
    <w:rsid w:val="00EC6EA9"/>
    <w:rsid w:val="00EC7499"/>
    <w:rsid w:val="00EC7886"/>
    <w:rsid w:val="00EC79B9"/>
    <w:rsid w:val="00EC7BAA"/>
    <w:rsid w:val="00EC7D4B"/>
    <w:rsid w:val="00EC7ED5"/>
    <w:rsid w:val="00ED0363"/>
    <w:rsid w:val="00ED06A9"/>
    <w:rsid w:val="00ED0BED"/>
    <w:rsid w:val="00ED109E"/>
    <w:rsid w:val="00ED10FB"/>
    <w:rsid w:val="00ED17CB"/>
    <w:rsid w:val="00ED18F7"/>
    <w:rsid w:val="00ED23EA"/>
    <w:rsid w:val="00ED244B"/>
    <w:rsid w:val="00ED2DBD"/>
    <w:rsid w:val="00ED308A"/>
    <w:rsid w:val="00ED3638"/>
    <w:rsid w:val="00ED36DF"/>
    <w:rsid w:val="00ED3797"/>
    <w:rsid w:val="00ED3892"/>
    <w:rsid w:val="00ED3E9F"/>
    <w:rsid w:val="00ED4145"/>
    <w:rsid w:val="00ED45DE"/>
    <w:rsid w:val="00ED4730"/>
    <w:rsid w:val="00ED48CC"/>
    <w:rsid w:val="00ED554D"/>
    <w:rsid w:val="00ED587E"/>
    <w:rsid w:val="00ED5C69"/>
    <w:rsid w:val="00ED6277"/>
    <w:rsid w:val="00ED6859"/>
    <w:rsid w:val="00ED6F27"/>
    <w:rsid w:val="00ED71DA"/>
    <w:rsid w:val="00ED744D"/>
    <w:rsid w:val="00ED7488"/>
    <w:rsid w:val="00ED780D"/>
    <w:rsid w:val="00ED7BAC"/>
    <w:rsid w:val="00EE0327"/>
    <w:rsid w:val="00EE0897"/>
    <w:rsid w:val="00EE126A"/>
    <w:rsid w:val="00EE13A2"/>
    <w:rsid w:val="00EE1597"/>
    <w:rsid w:val="00EE1692"/>
    <w:rsid w:val="00EE1ACE"/>
    <w:rsid w:val="00EE21C1"/>
    <w:rsid w:val="00EE23ED"/>
    <w:rsid w:val="00EE27EB"/>
    <w:rsid w:val="00EE2950"/>
    <w:rsid w:val="00EE2A21"/>
    <w:rsid w:val="00EE2AE0"/>
    <w:rsid w:val="00EE3252"/>
    <w:rsid w:val="00EE3EE1"/>
    <w:rsid w:val="00EE41BF"/>
    <w:rsid w:val="00EE438F"/>
    <w:rsid w:val="00EE44DE"/>
    <w:rsid w:val="00EE45C6"/>
    <w:rsid w:val="00EE4BC6"/>
    <w:rsid w:val="00EE5251"/>
    <w:rsid w:val="00EE5363"/>
    <w:rsid w:val="00EE548A"/>
    <w:rsid w:val="00EE552D"/>
    <w:rsid w:val="00EE5551"/>
    <w:rsid w:val="00EE5698"/>
    <w:rsid w:val="00EE5731"/>
    <w:rsid w:val="00EE59B8"/>
    <w:rsid w:val="00EE5C77"/>
    <w:rsid w:val="00EE6001"/>
    <w:rsid w:val="00EE61CE"/>
    <w:rsid w:val="00EE64CF"/>
    <w:rsid w:val="00EE6B39"/>
    <w:rsid w:val="00EE6E40"/>
    <w:rsid w:val="00EE72A8"/>
    <w:rsid w:val="00EE795D"/>
    <w:rsid w:val="00EF12B4"/>
    <w:rsid w:val="00EF1558"/>
    <w:rsid w:val="00EF1CC2"/>
    <w:rsid w:val="00EF1EBA"/>
    <w:rsid w:val="00EF27A9"/>
    <w:rsid w:val="00EF2C82"/>
    <w:rsid w:val="00EF2D1E"/>
    <w:rsid w:val="00EF3036"/>
    <w:rsid w:val="00EF31D8"/>
    <w:rsid w:val="00EF31EC"/>
    <w:rsid w:val="00EF333D"/>
    <w:rsid w:val="00EF34D8"/>
    <w:rsid w:val="00EF35AF"/>
    <w:rsid w:val="00EF3D8D"/>
    <w:rsid w:val="00EF413E"/>
    <w:rsid w:val="00EF4A2E"/>
    <w:rsid w:val="00EF4C54"/>
    <w:rsid w:val="00EF4E3B"/>
    <w:rsid w:val="00EF5177"/>
    <w:rsid w:val="00EF523E"/>
    <w:rsid w:val="00EF53B1"/>
    <w:rsid w:val="00EF5661"/>
    <w:rsid w:val="00EF5B87"/>
    <w:rsid w:val="00EF5E85"/>
    <w:rsid w:val="00EF5F3F"/>
    <w:rsid w:val="00EF6199"/>
    <w:rsid w:val="00EF7046"/>
    <w:rsid w:val="00EF73BE"/>
    <w:rsid w:val="00EF746D"/>
    <w:rsid w:val="00EF7A59"/>
    <w:rsid w:val="00EF7CDF"/>
    <w:rsid w:val="00EF7E24"/>
    <w:rsid w:val="00EF7E2C"/>
    <w:rsid w:val="00EF7EA4"/>
    <w:rsid w:val="00F00232"/>
    <w:rsid w:val="00F00381"/>
    <w:rsid w:val="00F00509"/>
    <w:rsid w:val="00F008FD"/>
    <w:rsid w:val="00F00ABC"/>
    <w:rsid w:val="00F00AFC"/>
    <w:rsid w:val="00F00AFD"/>
    <w:rsid w:val="00F00B96"/>
    <w:rsid w:val="00F00E04"/>
    <w:rsid w:val="00F011D0"/>
    <w:rsid w:val="00F016A2"/>
    <w:rsid w:val="00F019EE"/>
    <w:rsid w:val="00F01A5B"/>
    <w:rsid w:val="00F02935"/>
    <w:rsid w:val="00F02985"/>
    <w:rsid w:val="00F02E0B"/>
    <w:rsid w:val="00F030DB"/>
    <w:rsid w:val="00F03228"/>
    <w:rsid w:val="00F035D3"/>
    <w:rsid w:val="00F0366C"/>
    <w:rsid w:val="00F03788"/>
    <w:rsid w:val="00F03B1C"/>
    <w:rsid w:val="00F03CA1"/>
    <w:rsid w:val="00F03EA9"/>
    <w:rsid w:val="00F03FB5"/>
    <w:rsid w:val="00F04CB0"/>
    <w:rsid w:val="00F04E2E"/>
    <w:rsid w:val="00F053F5"/>
    <w:rsid w:val="00F05466"/>
    <w:rsid w:val="00F05529"/>
    <w:rsid w:val="00F0562C"/>
    <w:rsid w:val="00F05C75"/>
    <w:rsid w:val="00F06113"/>
    <w:rsid w:val="00F06564"/>
    <w:rsid w:val="00F06886"/>
    <w:rsid w:val="00F06D70"/>
    <w:rsid w:val="00F0714C"/>
    <w:rsid w:val="00F071B4"/>
    <w:rsid w:val="00F078EE"/>
    <w:rsid w:val="00F07C12"/>
    <w:rsid w:val="00F102BB"/>
    <w:rsid w:val="00F102FF"/>
    <w:rsid w:val="00F104DC"/>
    <w:rsid w:val="00F105EA"/>
    <w:rsid w:val="00F10E04"/>
    <w:rsid w:val="00F1129C"/>
    <w:rsid w:val="00F11860"/>
    <w:rsid w:val="00F118DE"/>
    <w:rsid w:val="00F1193C"/>
    <w:rsid w:val="00F11A8A"/>
    <w:rsid w:val="00F11ACA"/>
    <w:rsid w:val="00F12FC4"/>
    <w:rsid w:val="00F1324A"/>
    <w:rsid w:val="00F134E3"/>
    <w:rsid w:val="00F13D38"/>
    <w:rsid w:val="00F14642"/>
    <w:rsid w:val="00F14A68"/>
    <w:rsid w:val="00F1513C"/>
    <w:rsid w:val="00F1521D"/>
    <w:rsid w:val="00F153EE"/>
    <w:rsid w:val="00F156C9"/>
    <w:rsid w:val="00F159A0"/>
    <w:rsid w:val="00F16A60"/>
    <w:rsid w:val="00F17D4A"/>
    <w:rsid w:val="00F17E73"/>
    <w:rsid w:val="00F2035F"/>
    <w:rsid w:val="00F20604"/>
    <w:rsid w:val="00F20957"/>
    <w:rsid w:val="00F20D06"/>
    <w:rsid w:val="00F20D48"/>
    <w:rsid w:val="00F21086"/>
    <w:rsid w:val="00F21492"/>
    <w:rsid w:val="00F21A41"/>
    <w:rsid w:val="00F21E19"/>
    <w:rsid w:val="00F21F91"/>
    <w:rsid w:val="00F22334"/>
    <w:rsid w:val="00F22E85"/>
    <w:rsid w:val="00F22F01"/>
    <w:rsid w:val="00F23123"/>
    <w:rsid w:val="00F2338C"/>
    <w:rsid w:val="00F2341F"/>
    <w:rsid w:val="00F2362E"/>
    <w:rsid w:val="00F2381A"/>
    <w:rsid w:val="00F23DAD"/>
    <w:rsid w:val="00F23E05"/>
    <w:rsid w:val="00F24006"/>
    <w:rsid w:val="00F240BE"/>
    <w:rsid w:val="00F24464"/>
    <w:rsid w:val="00F2470E"/>
    <w:rsid w:val="00F24A94"/>
    <w:rsid w:val="00F24C2B"/>
    <w:rsid w:val="00F24D31"/>
    <w:rsid w:val="00F24FB8"/>
    <w:rsid w:val="00F25B2C"/>
    <w:rsid w:val="00F25BD1"/>
    <w:rsid w:val="00F26A87"/>
    <w:rsid w:val="00F26B1B"/>
    <w:rsid w:val="00F26FF2"/>
    <w:rsid w:val="00F276CA"/>
    <w:rsid w:val="00F303F5"/>
    <w:rsid w:val="00F30633"/>
    <w:rsid w:val="00F30E67"/>
    <w:rsid w:val="00F30EB3"/>
    <w:rsid w:val="00F310C3"/>
    <w:rsid w:val="00F31108"/>
    <w:rsid w:val="00F31127"/>
    <w:rsid w:val="00F31A3B"/>
    <w:rsid w:val="00F31C74"/>
    <w:rsid w:val="00F3251E"/>
    <w:rsid w:val="00F326B1"/>
    <w:rsid w:val="00F32776"/>
    <w:rsid w:val="00F3292D"/>
    <w:rsid w:val="00F32C2C"/>
    <w:rsid w:val="00F32D7B"/>
    <w:rsid w:val="00F32E12"/>
    <w:rsid w:val="00F32F4A"/>
    <w:rsid w:val="00F33751"/>
    <w:rsid w:val="00F3384B"/>
    <w:rsid w:val="00F33904"/>
    <w:rsid w:val="00F339CF"/>
    <w:rsid w:val="00F34425"/>
    <w:rsid w:val="00F34E67"/>
    <w:rsid w:val="00F34EA5"/>
    <w:rsid w:val="00F351FA"/>
    <w:rsid w:val="00F3526C"/>
    <w:rsid w:val="00F35288"/>
    <w:rsid w:val="00F35338"/>
    <w:rsid w:val="00F35E68"/>
    <w:rsid w:val="00F35EAC"/>
    <w:rsid w:val="00F3611F"/>
    <w:rsid w:val="00F36142"/>
    <w:rsid w:val="00F36222"/>
    <w:rsid w:val="00F36B95"/>
    <w:rsid w:val="00F36BA4"/>
    <w:rsid w:val="00F36FB5"/>
    <w:rsid w:val="00F37967"/>
    <w:rsid w:val="00F37BA7"/>
    <w:rsid w:val="00F37C99"/>
    <w:rsid w:val="00F40059"/>
    <w:rsid w:val="00F40598"/>
    <w:rsid w:val="00F405D6"/>
    <w:rsid w:val="00F409FD"/>
    <w:rsid w:val="00F40DE0"/>
    <w:rsid w:val="00F4122C"/>
    <w:rsid w:val="00F41705"/>
    <w:rsid w:val="00F420AB"/>
    <w:rsid w:val="00F42604"/>
    <w:rsid w:val="00F42A50"/>
    <w:rsid w:val="00F42D02"/>
    <w:rsid w:val="00F43357"/>
    <w:rsid w:val="00F433DC"/>
    <w:rsid w:val="00F433ED"/>
    <w:rsid w:val="00F435F2"/>
    <w:rsid w:val="00F43631"/>
    <w:rsid w:val="00F43C15"/>
    <w:rsid w:val="00F4405E"/>
    <w:rsid w:val="00F44B1A"/>
    <w:rsid w:val="00F44C06"/>
    <w:rsid w:val="00F45A84"/>
    <w:rsid w:val="00F45D8B"/>
    <w:rsid w:val="00F4612B"/>
    <w:rsid w:val="00F468B1"/>
    <w:rsid w:val="00F46976"/>
    <w:rsid w:val="00F46E08"/>
    <w:rsid w:val="00F46F16"/>
    <w:rsid w:val="00F47219"/>
    <w:rsid w:val="00F472F3"/>
    <w:rsid w:val="00F500E8"/>
    <w:rsid w:val="00F506AC"/>
    <w:rsid w:val="00F51595"/>
    <w:rsid w:val="00F519F1"/>
    <w:rsid w:val="00F51EC0"/>
    <w:rsid w:val="00F527AE"/>
    <w:rsid w:val="00F52D8F"/>
    <w:rsid w:val="00F53483"/>
    <w:rsid w:val="00F53878"/>
    <w:rsid w:val="00F53CF0"/>
    <w:rsid w:val="00F53D3E"/>
    <w:rsid w:val="00F541D0"/>
    <w:rsid w:val="00F545EE"/>
    <w:rsid w:val="00F548CD"/>
    <w:rsid w:val="00F54946"/>
    <w:rsid w:val="00F54BBC"/>
    <w:rsid w:val="00F54EAC"/>
    <w:rsid w:val="00F55581"/>
    <w:rsid w:val="00F55604"/>
    <w:rsid w:val="00F5581B"/>
    <w:rsid w:val="00F5584E"/>
    <w:rsid w:val="00F5653B"/>
    <w:rsid w:val="00F567B3"/>
    <w:rsid w:val="00F569D8"/>
    <w:rsid w:val="00F56D47"/>
    <w:rsid w:val="00F56DAA"/>
    <w:rsid w:val="00F57037"/>
    <w:rsid w:val="00F57106"/>
    <w:rsid w:val="00F57202"/>
    <w:rsid w:val="00F5728D"/>
    <w:rsid w:val="00F576C4"/>
    <w:rsid w:val="00F57BB1"/>
    <w:rsid w:val="00F60024"/>
    <w:rsid w:val="00F6056E"/>
    <w:rsid w:val="00F60886"/>
    <w:rsid w:val="00F61024"/>
    <w:rsid w:val="00F611BF"/>
    <w:rsid w:val="00F6181A"/>
    <w:rsid w:val="00F6187E"/>
    <w:rsid w:val="00F618CA"/>
    <w:rsid w:val="00F61F79"/>
    <w:rsid w:val="00F62C1F"/>
    <w:rsid w:val="00F62E9D"/>
    <w:rsid w:val="00F6300B"/>
    <w:rsid w:val="00F631B3"/>
    <w:rsid w:val="00F63443"/>
    <w:rsid w:val="00F63655"/>
    <w:rsid w:val="00F63B93"/>
    <w:rsid w:val="00F64018"/>
    <w:rsid w:val="00F64FA8"/>
    <w:rsid w:val="00F6512A"/>
    <w:rsid w:val="00F6526D"/>
    <w:rsid w:val="00F6651C"/>
    <w:rsid w:val="00F66629"/>
    <w:rsid w:val="00F66863"/>
    <w:rsid w:val="00F66987"/>
    <w:rsid w:val="00F66E12"/>
    <w:rsid w:val="00F6718E"/>
    <w:rsid w:val="00F674D1"/>
    <w:rsid w:val="00F700AF"/>
    <w:rsid w:val="00F701E5"/>
    <w:rsid w:val="00F705F7"/>
    <w:rsid w:val="00F7073B"/>
    <w:rsid w:val="00F70B55"/>
    <w:rsid w:val="00F70BD6"/>
    <w:rsid w:val="00F711B3"/>
    <w:rsid w:val="00F712AE"/>
    <w:rsid w:val="00F716C4"/>
    <w:rsid w:val="00F71E07"/>
    <w:rsid w:val="00F7249F"/>
    <w:rsid w:val="00F7262F"/>
    <w:rsid w:val="00F72B8D"/>
    <w:rsid w:val="00F73133"/>
    <w:rsid w:val="00F73BE6"/>
    <w:rsid w:val="00F73DF9"/>
    <w:rsid w:val="00F74073"/>
    <w:rsid w:val="00F74308"/>
    <w:rsid w:val="00F74654"/>
    <w:rsid w:val="00F75472"/>
    <w:rsid w:val="00F75641"/>
    <w:rsid w:val="00F76D68"/>
    <w:rsid w:val="00F76D9D"/>
    <w:rsid w:val="00F76DD1"/>
    <w:rsid w:val="00F771C0"/>
    <w:rsid w:val="00F772D0"/>
    <w:rsid w:val="00F773A1"/>
    <w:rsid w:val="00F776A8"/>
    <w:rsid w:val="00F77FD9"/>
    <w:rsid w:val="00F80278"/>
    <w:rsid w:val="00F80CBC"/>
    <w:rsid w:val="00F81612"/>
    <w:rsid w:val="00F818CA"/>
    <w:rsid w:val="00F818FD"/>
    <w:rsid w:val="00F81D53"/>
    <w:rsid w:val="00F81FCA"/>
    <w:rsid w:val="00F823F3"/>
    <w:rsid w:val="00F831F6"/>
    <w:rsid w:val="00F835B8"/>
    <w:rsid w:val="00F836E7"/>
    <w:rsid w:val="00F83BE1"/>
    <w:rsid w:val="00F84137"/>
    <w:rsid w:val="00F84354"/>
    <w:rsid w:val="00F84A96"/>
    <w:rsid w:val="00F84B30"/>
    <w:rsid w:val="00F84FE8"/>
    <w:rsid w:val="00F85620"/>
    <w:rsid w:val="00F8585A"/>
    <w:rsid w:val="00F8608B"/>
    <w:rsid w:val="00F864C1"/>
    <w:rsid w:val="00F86AD1"/>
    <w:rsid w:val="00F86E8C"/>
    <w:rsid w:val="00F86F9A"/>
    <w:rsid w:val="00F8732F"/>
    <w:rsid w:val="00F87401"/>
    <w:rsid w:val="00F874EC"/>
    <w:rsid w:val="00F876D6"/>
    <w:rsid w:val="00F87B30"/>
    <w:rsid w:val="00F90920"/>
    <w:rsid w:val="00F90AE4"/>
    <w:rsid w:val="00F90CB2"/>
    <w:rsid w:val="00F91046"/>
    <w:rsid w:val="00F919AE"/>
    <w:rsid w:val="00F91EA0"/>
    <w:rsid w:val="00F91F2E"/>
    <w:rsid w:val="00F9223D"/>
    <w:rsid w:val="00F923FB"/>
    <w:rsid w:val="00F92977"/>
    <w:rsid w:val="00F92DEB"/>
    <w:rsid w:val="00F9348A"/>
    <w:rsid w:val="00F937CA"/>
    <w:rsid w:val="00F94053"/>
    <w:rsid w:val="00F941BF"/>
    <w:rsid w:val="00F941CD"/>
    <w:rsid w:val="00F94484"/>
    <w:rsid w:val="00F94682"/>
    <w:rsid w:val="00F94A92"/>
    <w:rsid w:val="00F95580"/>
    <w:rsid w:val="00F95643"/>
    <w:rsid w:val="00F95C0D"/>
    <w:rsid w:val="00F96279"/>
    <w:rsid w:val="00F96E10"/>
    <w:rsid w:val="00F96F43"/>
    <w:rsid w:val="00F96F4E"/>
    <w:rsid w:val="00F97234"/>
    <w:rsid w:val="00F97DEE"/>
    <w:rsid w:val="00FA032B"/>
    <w:rsid w:val="00FA0805"/>
    <w:rsid w:val="00FA083A"/>
    <w:rsid w:val="00FA0A73"/>
    <w:rsid w:val="00FA110A"/>
    <w:rsid w:val="00FA19BE"/>
    <w:rsid w:val="00FA1B6E"/>
    <w:rsid w:val="00FA1EA9"/>
    <w:rsid w:val="00FA1FC3"/>
    <w:rsid w:val="00FA214C"/>
    <w:rsid w:val="00FA221B"/>
    <w:rsid w:val="00FA2807"/>
    <w:rsid w:val="00FA2D25"/>
    <w:rsid w:val="00FA2F77"/>
    <w:rsid w:val="00FA31AC"/>
    <w:rsid w:val="00FA32E0"/>
    <w:rsid w:val="00FA35CC"/>
    <w:rsid w:val="00FA3775"/>
    <w:rsid w:val="00FA4554"/>
    <w:rsid w:val="00FA4843"/>
    <w:rsid w:val="00FA4A07"/>
    <w:rsid w:val="00FA53C6"/>
    <w:rsid w:val="00FA58D9"/>
    <w:rsid w:val="00FA5928"/>
    <w:rsid w:val="00FA5D72"/>
    <w:rsid w:val="00FA5E69"/>
    <w:rsid w:val="00FA6387"/>
    <w:rsid w:val="00FA68AD"/>
    <w:rsid w:val="00FA6C94"/>
    <w:rsid w:val="00FA747B"/>
    <w:rsid w:val="00FA7829"/>
    <w:rsid w:val="00FA7BA7"/>
    <w:rsid w:val="00FA7CEF"/>
    <w:rsid w:val="00FB0ED4"/>
    <w:rsid w:val="00FB1395"/>
    <w:rsid w:val="00FB1677"/>
    <w:rsid w:val="00FB2169"/>
    <w:rsid w:val="00FB21ED"/>
    <w:rsid w:val="00FB2391"/>
    <w:rsid w:val="00FB2827"/>
    <w:rsid w:val="00FB2C24"/>
    <w:rsid w:val="00FB2D38"/>
    <w:rsid w:val="00FB2E94"/>
    <w:rsid w:val="00FB31AE"/>
    <w:rsid w:val="00FB33E0"/>
    <w:rsid w:val="00FB35E3"/>
    <w:rsid w:val="00FB37C2"/>
    <w:rsid w:val="00FB38B0"/>
    <w:rsid w:val="00FB39AF"/>
    <w:rsid w:val="00FB4F86"/>
    <w:rsid w:val="00FB541A"/>
    <w:rsid w:val="00FB5B38"/>
    <w:rsid w:val="00FB5F0D"/>
    <w:rsid w:val="00FB5F64"/>
    <w:rsid w:val="00FB6045"/>
    <w:rsid w:val="00FB610D"/>
    <w:rsid w:val="00FB617E"/>
    <w:rsid w:val="00FB648E"/>
    <w:rsid w:val="00FB6EED"/>
    <w:rsid w:val="00FB6FC1"/>
    <w:rsid w:val="00FB75F8"/>
    <w:rsid w:val="00FB7667"/>
    <w:rsid w:val="00FB772A"/>
    <w:rsid w:val="00FB7AE1"/>
    <w:rsid w:val="00FB7BA7"/>
    <w:rsid w:val="00FC00AB"/>
    <w:rsid w:val="00FC0190"/>
    <w:rsid w:val="00FC0711"/>
    <w:rsid w:val="00FC0F76"/>
    <w:rsid w:val="00FC124C"/>
    <w:rsid w:val="00FC1A3F"/>
    <w:rsid w:val="00FC20F0"/>
    <w:rsid w:val="00FC287F"/>
    <w:rsid w:val="00FC28D9"/>
    <w:rsid w:val="00FC375A"/>
    <w:rsid w:val="00FC382A"/>
    <w:rsid w:val="00FC419A"/>
    <w:rsid w:val="00FC451A"/>
    <w:rsid w:val="00FC4948"/>
    <w:rsid w:val="00FC509C"/>
    <w:rsid w:val="00FC5729"/>
    <w:rsid w:val="00FC581D"/>
    <w:rsid w:val="00FC5877"/>
    <w:rsid w:val="00FC5EDC"/>
    <w:rsid w:val="00FC6B2E"/>
    <w:rsid w:val="00FD06D7"/>
    <w:rsid w:val="00FD0A9B"/>
    <w:rsid w:val="00FD0D7D"/>
    <w:rsid w:val="00FD0E1C"/>
    <w:rsid w:val="00FD132F"/>
    <w:rsid w:val="00FD1369"/>
    <w:rsid w:val="00FD14E5"/>
    <w:rsid w:val="00FD14ED"/>
    <w:rsid w:val="00FD1E55"/>
    <w:rsid w:val="00FD1EAA"/>
    <w:rsid w:val="00FD214B"/>
    <w:rsid w:val="00FD2437"/>
    <w:rsid w:val="00FD2E2C"/>
    <w:rsid w:val="00FD2F02"/>
    <w:rsid w:val="00FD38EB"/>
    <w:rsid w:val="00FD4403"/>
    <w:rsid w:val="00FD4836"/>
    <w:rsid w:val="00FD486F"/>
    <w:rsid w:val="00FD4A62"/>
    <w:rsid w:val="00FD4EF7"/>
    <w:rsid w:val="00FD57C8"/>
    <w:rsid w:val="00FD5BC6"/>
    <w:rsid w:val="00FD6459"/>
    <w:rsid w:val="00FD6E24"/>
    <w:rsid w:val="00FD76B4"/>
    <w:rsid w:val="00FD7A2F"/>
    <w:rsid w:val="00FD7B6C"/>
    <w:rsid w:val="00FE008F"/>
    <w:rsid w:val="00FE056F"/>
    <w:rsid w:val="00FE067D"/>
    <w:rsid w:val="00FE07B6"/>
    <w:rsid w:val="00FE110B"/>
    <w:rsid w:val="00FE1B6D"/>
    <w:rsid w:val="00FE2CD4"/>
    <w:rsid w:val="00FE36D6"/>
    <w:rsid w:val="00FE4604"/>
    <w:rsid w:val="00FE4704"/>
    <w:rsid w:val="00FE4706"/>
    <w:rsid w:val="00FE500E"/>
    <w:rsid w:val="00FE5743"/>
    <w:rsid w:val="00FE5861"/>
    <w:rsid w:val="00FE5BCB"/>
    <w:rsid w:val="00FE5CC5"/>
    <w:rsid w:val="00FE5DCC"/>
    <w:rsid w:val="00FE5F72"/>
    <w:rsid w:val="00FE672C"/>
    <w:rsid w:val="00FE7385"/>
    <w:rsid w:val="00FE78EA"/>
    <w:rsid w:val="00FE78F0"/>
    <w:rsid w:val="00FE7925"/>
    <w:rsid w:val="00FE7DB2"/>
    <w:rsid w:val="00FE7E5D"/>
    <w:rsid w:val="00FE7F6E"/>
    <w:rsid w:val="00FF02BC"/>
    <w:rsid w:val="00FF0410"/>
    <w:rsid w:val="00FF0455"/>
    <w:rsid w:val="00FF0784"/>
    <w:rsid w:val="00FF086B"/>
    <w:rsid w:val="00FF1103"/>
    <w:rsid w:val="00FF1123"/>
    <w:rsid w:val="00FF1522"/>
    <w:rsid w:val="00FF2710"/>
    <w:rsid w:val="00FF2851"/>
    <w:rsid w:val="00FF2887"/>
    <w:rsid w:val="00FF28CD"/>
    <w:rsid w:val="00FF311A"/>
    <w:rsid w:val="00FF37DC"/>
    <w:rsid w:val="00FF4B6C"/>
    <w:rsid w:val="00FF4C04"/>
    <w:rsid w:val="00FF4DC0"/>
    <w:rsid w:val="00FF5136"/>
    <w:rsid w:val="00FF52DF"/>
    <w:rsid w:val="00FF59C6"/>
    <w:rsid w:val="00FF656F"/>
    <w:rsid w:val="00FF6642"/>
    <w:rsid w:val="00FF6918"/>
    <w:rsid w:val="00FF6B18"/>
    <w:rsid w:val="00FF71EB"/>
    <w:rsid w:val="017C19E0"/>
    <w:rsid w:val="01CD18B1"/>
    <w:rsid w:val="01F533E5"/>
    <w:rsid w:val="03643C85"/>
    <w:rsid w:val="044F7F32"/>
    <w:rsid w:val="066063B0"/>
    <w:rsid w:val="068A0E6E"/>
    <w:rsid w:val="074C2F87"/>
    <w:rsid w:val="087B3EA7"/>
    <w:rsid w:val="08AF5207"/>
    <w:rsid w:val="08C74356"/>
    <w:rsid w:val="08ED564B"/>
    <w:rsid w:val="09CE53BA"/>
    <w:rsid w:val="09E93BC9"/>
    <w:rsid w:val="09FE6E56"/>
    <w:rsid w:val="0C054FD7"/>
    <w:rsid w:val="0C7279A6"/>
    <w:rsid w:val="0CC81137"/>
    <w:rsid w:val="0DA618C6"/>
    <w:rsid w:val="0E1E322C"/>
    <w:rsid w:val="0E3521A8"/>
    <w:rsid w:val="0F1D3B06"/>
    <w:rsid w:val="129D06A7"/>
    <w:rsid w:val="12C909E1"/>
    <w:rsid w:val="12DE7825"/>
    <w:rsid w:val="12EA7F78"/>
    <w:rsid w:val="133E688D"/>
    <w:rsid w:val="15473A23"/>
    <w:rsid w:val="15C0597A"/>
    <w:rsid w:val="16F0795F"/>
    <w:rsid w:val="172E1B66"/>
    <w:rsid w:val="178F3C21"/>
    <w:rsid w:val="17D3127B"/>
    <w:rsid w:val="18B63BED"/>
    <w:rsid w:val="1AD14F88"/>
    <w:rsid w:val="1B275B4F"/>
    <w:rsid w:val="1C204A0A"/>
    <w:rsid w:val="1C8A1B32"/>
    <w:rsid w:val="1D3339F0"/>
    <w:rsid w:val="1F4E761B"/>
    <w:rsid w:val="1F503858"/>
    <w:rsid w:val="20015A66"/>
    <w:rsid w:val="20760E78"/>
    <w:rsid w:val="20B1315C"/>
    <w:rsid w:val="21EB7868"/>
    <w:rsid w:val="220030EA"/>
    <w:rsid w:val="23880F5A"/>
    <w:rsid w:val="23E62FC7"/>
    <w:rsid w:val="245E0180"/>
    <w:rsid w:val="254D39AB"/>
    <w:rsid w:val="25D7082F"/>
    <w:rsid w:val="26372C60"/>
    <w:rsid w:val="26A1240F"/>
    <w:rsid w:val="27B11898"/>
    <w:rsid w:val="27EF7B1E"/>
    <w:rsid w:val="2A0B7489"/>
    <w:rsid w:val="2A2C5946"/>
    <w:rsid w:val="2A3B1CD8"/>
    <w:rsid w:val="2A5201A8"/>
    <w:rsid w:val="2B157704"/>
    <w:rsid w:val="2C3047F6"/>
    <w:rsid w:val="2C4D623B"/>
    <w:rsid w:val="2FF43D8C"/>
    <w:rsid w:val="30575B72"/>
    <w:rsid w:val="30D75B88"/>
    <w:rsid w:val="30FF50DE"/>
    <w:rsid w:val="31576CC8"/>
    <w:rsid w:val="31AF08B2"/>
    <w:rsid w:val="32FD73FC"/>
    <w:rsid w:val="349618B6"/>
    <w:rsid w:val="3546508A"/>
    <w:rsid w:val="361D035A"/>
    <w:rsid w:val="36216CD5"/>
    <w:rsid w:val="36C61DBB"/>
    <w:rsid w:val="37C64260"/>
    <w:rsid w:val="38841563"/>
    <w:rsid w:val="38C033A5"/>
    <w:rsid w:val="38E003C6"/>
    <w:rsid w:val="3915788B"/>
    <w:rsid w:val="39C03646"/>
    <w:rsid w:val="3A2E5009"/>
    <w:rsid w:val="3B720855"/>
    <w:rsid w:val="3B9E0840"/>
    <w:rsid w:val="3BC13CDD"/>
    <w:rsid w:val="3C2619BE"/>
    <w:rsid w:val="3C6267B8"/>
    <w:rsid w:val="3C6D2CB1"/>
    <w:rsid w:val="3CA527C4"/>
    <w:rsid w:val="3CF34836"/>
    <w:rsid w:val="3E1D25D4"/>
    <w:rsid w:val="3E454DCB"/>
    <w:rsid w:val="406E36E7"/>
    <w:rsid w:val="408C6E9B"/>
    <w:rsid w:val="4148504B"/>
    <w:rsid w:val="41B415CD"/>
    <w:rsid w:val="41FB5B99"/>
    <w:rsid w:val="424E277B"/>
    <w:rsid w:val="429A07C3"/>
    <w:rsid w:val="4352109E"/>
    <w:rsid w:val="439F0135"/>
    <w:rsid w:val="440B4A90"/>
    <w:rsid w:val="44C70FDD"/>
    <w:rsid w:val="44F82412"/>
    <w:rsid w:val="45D6264E"/>
    <w:rsid w:val="468E4AE3"/>
    <w:rsid w:val="46B045D0"/>
    <w:rsid w:val="46FC2970"/>
    <w:rsid w:val="48B547E5"/>
    <w:rsid w:val="49131EBE"/>
    <w:rsid w:val="49755AE6"/>
    <w:rsid w:val="4AF17552"/>
    <w:rsid w:val="4B4C2876"/>
    <w:rsid w:val="4CC44A5C"/>
    <w:rsid w:val="4CDD5435"/>
    <w:rsid w:val="4D862070"/>
    <w:rsid w:val="4E4574DF"/>
    <w:rsid w:val="500E27EC"/>
    <w:rsid w:val="53A10BE0"/>
    <w:rsid w:val="53A3114A"/>
    <w:rsid w:val="544405C3"/>
    <w:rsid w:val="554F183C"/>
    <w:rsid w:val="56014281"/>
    <w:rsid w:val="577072D5"/>
    <w:rsid w:val="58020068"/>
    <w:rsid w:val="58641614"/>
    <w:rsid w:val="59070E1D"/>
    <w:rsid w:val="59292657"/>
    <w:rsid w:val="597C685E"/>
    <w:rsid w:val="5A7122F9"/>
    <w:rsid w:val="5A877F1E"/>
    <w:rsid w:val="5B594BE1"/>
    <w:rsid w:val="5DAB0B30"/>
    <w:rsid w:val="5EED06A4"/>
    <w:rsid w:val="5EED3D22"/>
    <w:rsid w:val="5F8A0CB9"/>
    <w:rsid w:val="5FC628EA"/>
    <w:rsid w:val="606211BF"/>
    <w:rsid w:val="60CF49B3"/>
    <w:rsid w:val="62B80AC5"/>
    <w:rsid w:val="63226A5D"/>
    <w:rsid w:val="64DB5A06"/>
    <w:rsid w:val="65847385"/>
    <w:rsid w:val="66FB5425"/>
    <w:rsid w:val="673562E6"/>
    <w:rsid w:val="68213FFE"/>
    <w:rsid w:val="68760770"/>
    <w:rsid w:val="68E35521"/>
    <w:rsid w:val="68FC5484"/>
    <w:rsid w:val="6A590DE0"/>
    <w:rsid w:val="6A9F3FDB"/>
    <w:rsid w:val="6B3453A9"/>
    <w:rsid w:val="6BD83F86"/>
    <w:rsid w:val="6C2D3A8F"/>
    <w:rsid w:val="6C4C0B81"/>
    <w:rsid w:val="6DE30629"/>
    <w:rsid w:val="711969B4"/>
    <w:rsid w:val="72874010"/>
    <w:rsid w:val="729B0616"/>
    <w:rsid w:val="73F04A58"/>
    <w:rsid w:val="776D45F9"/>
    <w:rsid w:val="78C064CE"/>
    <w:rsid w:val="7A666E93"/>
    <w:rsid w:val="7AF91E35"/>
    <w:rsid w:val="7B7B5A5B"/>
    <w:rsid w:val="7C286864"/>
    <w:rsid w:val="7D1F3C8E"/>
    <w:rsid w:val="7FA72ED9"/>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qFormat="1" w:uiPriority="0" w:name="Normal Indent"/>
    <w:lsdException w:uiPriority="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iPriority="0" w:name="index heading"/>
    <w:lsdException w:qFormat="1" w:uiPriority="35" w:semiHidden="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qFormat="1" w:uiPriority="99" w:semiHidden="0" w:name="Body Text First Indent"/>
    <w:lsdException w:uiPriority="0" w:name="Body Text First Indent 2"/>
    <w:lsdException w:uiPriority="0" w:name="Note Heading"/>
    <w:lsdException w:uiPriority="0" w:name="Body Text 2"/>
    <w:lsdException w:uiPriority="0" w:name="Body Text 3"/>
    <w:lsdException w:qFormat="1" w:unhideWhenUsed="0" w:uiPriority="0" w:semiHidden="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0" w:semiHidden="0" w:name="Strong"/>
    <w:lsdException w:qFormat="1" w:unhideWhenUsed="0" w:uiPriority="20" w:semiHidden="0" w:name="Emphasis"/>
    <w:lsdException w:uiPriority="0" w:name="Document Map"/>
    <w:lsdException w:uiPriority="0" w:name="Plain Text"/>
    <w:lsdException w:uiPriority="0" w:name="E-mail Signature"/>
    <w:lsdException w:qFormat="1" w:uiPriority="99" w:semiHidden="0" w:name="Normal (Web)"/>
    <w:lsdException w:uiPriority="0" w:name="HTML Acronym"/>
    <w:lsdException w:uiPriority="0" w:name="HTML Address"/>
    <w:lsdException w:uiPriority="0" w:name="HTML Cite"/>
    <w:lsdException w:qFormat="1" w:uiPriority="0" w:name="HTML Code"/>
    <w:lsdException w:uiPriority="0" w:name="HTML Definition"/>
    <w:lsdException w:uiPriority="0" w:name="HTML Keyboard"/>
    <w:lsdException w:qFormat="1" w:uiPriority="99" w:semiHidden="0" w:name="HTML Preformatted"/>
    <w:lsdException w:uiPriority="0" w:name="HTML Sample"/>
    <w:lsdException w:uiPriority="0" w:name="HTML Typewriter"/>
    <w:lsdException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59"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46"/>
    <w:qFormat/>
    <w:uiPriority w:val="0"/>
    <w:pPr>
      <w:keepNext/>
      <w:keepLines/>
      <w:pBdr>
        <w:bottom w:val="single" w:color="auto" w:sz="12" w:space="0"/>
      </w:pBdr>
      <w:adjustRightInd w:val="0"/>
      <w:spacing w:after="60" w:line="0" w:lineRule="atLeast"/>
      <w:jc w:val="center"/>
      <w:textAlignment w:val="baseline"/>
      <w:outlineLvl w:val="0"/>
    </w:pPr>
    <w:rPr>
      <w:rFonts w:eastAsia="楷体"/>
      <w:b/>
      <w:kern w:val="0"/>
      <w:sz w:val="36"/>
      <w:szCs w:val="20"/>
    </w:rPr>
  </w:style>
  <w:style w:type="paragraph" w:styleId="3">
    <w:name w:val="heading 3"/>
    <w:basedOn w:val="1"/>
    <w:next w:val="1"/>
    <w:qFormat/>
    <w:uiPriority w:val="0"/>
    <w:pPr>
      <w:keepNext/>
      <w:keepLines/>
      <w:adjustRightInd w:val="0"/>
      <w:spacing w:before="260" w:after="260" w:line="416" w:lineRule="atLeast"/>
      <w:textAlignment w:val="baseline"/>
      <w:outlineLvl w:val="2"/>
    </w:pPr>
    <w:rPr>
      <w:b/>
      <w:kern w:val="0"/>
      <w:sz w:val="32"/>
      <w:szCs w:val="20"/>
    </w:rPr>
  </w:style>
  <w:style w:type="character" w:default="1" w:styleId="19">
    <w:name w:val="Default Paragraph Font"/>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4">
    <w:name w:val="Normal Indent"/>
    <w:basedOn w:val="1"/>
    <w:semiHidden/>
    <w:unhideWhenUsed/>
    <w:qFormat/>
    <w:uiPriority w:val="0"/>
    <w:pPr>
      <w:ind w:firstLine="420" w:firstLineChars="200"/>
    </w:pPr>
  </w:style>
  <w:style w:type="paragraph" w:styleId="5">
    <w:name w:val="caption"/>
    <w:basedOn w:val="1"/>
    <w:next w:val="1"/>
    <w:unhideWhenUsed/>
    <w:qFormat/>
    <w:uiPriority w:val="35"/>
    <w:pPr>
      <w:spacing w:line="400" w:lineRule="exact"/>
      <w:jc w:val="center"/>
    </w:pPr>
    <w:rPr>
      <w:szCs w:val="20"/>
    </w:rPr>
  </w:style>
  <w:style w:type="paragraph" w:styleId="6">
    <w:name w:val="annotation text"/>
    <w:basedOn w:val="1"/>
    <w:link w:val="38"/>
    <w:qFormat/>
    <w:uiPriority w:val="0"/>
    <w:pPr>
      <w:jc w:val="left"/>
    </w:pPr>
    <w:rPr>
      <w:lang w:val="zh-CN"/>
    </w:rPr>
  </w:style>
  <w:style w:type="paragraph" w:styleId="7">
    <w:name w:val="Body Text"/>
    <w:basedOn w:val="1"/>
    <w:link w:val="50"/>
    <w:qFormat/>
    <w:uiPriority w:val="0"/>
    <w:pPr>
      <w:spacing w:after="120"/>
    </w:pPr>
  </w:style>
  <w:style w:type="paragraph" w:styleId="8">
    <w:name w:val="Body Text Indent"/>
    <w:basedOn w:val="1"/>
    <w:qFormat/>
    <w:uiPriority w:val="0"/>
    <w:pPr>
      <w:adjustRightInd w:val="0"/>
      <w:spacing w:line="360" w:lineRule="auto"/>
      <w:ind w:firstLine="600"/>
      <w:textAlignment w:val="baseline"/>
    </w:pPr>
    <w:rPr>
      <w:rFonts w:eastAsia="楷体_GB2312"/>
      <w:spacing w:val="6"/>
      <w:kern w:val="0"/>
      <w:sz w:val="28"/>
      <w:szCs w:val="20"/>
    </w:rPr>
  </w:style>
  <w:style w:type="paragraph" w:styleId="9">
    <w:name w:val="Body Text Indent 2"/>
    <w:basedOn w:val="1"/>
    <w:qFormat/>
    <w:uiPriority w:val="0"/>
    <w:pPr>
      <w:autoSpaceDE w:val="0"/>
      <w:autoSpaceDN w:val="0"/>
      <w:adjustRightInd w:val="0"/>
      <w:spacing w:line="360" w:lineRule="auto"/>
      <w:ind w:firstLine="560" w:firstLineChars="200"/>
      <w:jc w:val="left"/>
    </w:pPr>
    <w:rPr>
      <w:rFonts w:eastAsia="楷体_GB2312"/>
      <w:sz w:val="28"/>
      <w:szCs w:val="28"/>
    </w:rPr>
  </w:style>
  <w:style w:type="paragraph" w:styleId="10">
    <w:name w:val="Balloon Text"/>
    <w:basedOn w:val="1"/>
    <w:link w:val="35"/>
    <w:qFormat/>
    <w:uiPriority w:val="99"/>
    <w:rPr>
      <w:sz w:val="18"/>
      <w:szCs w:val="18"/>
      <w:lang w:val="zh-CN"/>
    </w:rPr>
  </w:style>
  <w:style w:type="paragraph" w:styleId="11">
    <w:name w:val="footer"/>
    <w:basedOn w:val="1"/>
    <w:link w:val="42"/>
    <w:qFormat/>
    <w:uiPriority w:val="99"/>
    <w:pPr>
      <w:tabs>
        <w:tab w:val="center" w:pos="4320"/>
        <w:tab w:val="right" w:pos="8640"/>
      </w:tabs>
      <w:adjustRightInd w:val="0"/>
      <w:spacing w:line="240" w:lineRule="atLeast"/>
      <w:ind w:firstLine="397"/>
      <w:jc w:val="left"/>
      <w:textAlignment w:val="baseline"/>
    </w:pPr>
    <w:rPr>
      <w:spacing w:val="6"/>
      <w:kern w:val="0"/>
      <w:sz w:val="18"/>
      <w:szCs w:val="20"/>
      <w:lang w:val="zh-CN"/>
    </w:rPr>
  </w:style>
  <w:style w:type="paragraph" w:styleId="12">
    <w:name w:val="header"/>
    <w:basedOn w:val="1"/>
    <w:link w:val="47"/>
    <w:qFormat/>
    <w:uiPriority w:val="99"/>
    <w:pPr>
      <w:pBdr>
        <w:bottom w:val="single" w:color="auto" w:sz="6" w:space="1"/>
      </w:pBdr>
      <w:tabs>
        <w:tab w:val="center" w:pos="4153"/>
        <w:tab w:val="right" w:pos="8306"/>
      </w:tabs>
      <w:snapToGrid w:val="0"/>
      <w:jc w:val="center"/>
    </w:pPr>
    <w:rPr>
      <w:sz w:val="18"/>
      <w:szCs w:val="18"/>
    </w:rPr>
  </w:style>
  <w:style w:type="paragraph" w:styleId="13">
    <w:name w:val="HTML Preformatted"/>
    <w:basedOn w:val="1"/>
    <w:link w:val="44"/>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lang w:val="zh-CN"/>
    </w:rPr>
  </w:style>
  <w:style w:type="paragraph" w:styleId="14">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styleId="15">
    <w:name w:val="annotation subject"/>
    <w:basedOn w:val="6"/>
    <w:next w:val="6"/>
    <w:link w:val="39"/>
    <w:qFormat/>
    <w:uiPriority w:val="99"/>
    <w:rPr>
      <w:b/>
      <w:bCs/>
    </w:rPr>
  </w:style>
  <w:style w:type="paragraph" w:styleId="16">
    <w:name w:val="Body Text First Indent"/>
    <w:basedOn w:val="7"/>
    <w:link w:val="51"/>
    <w:unhideWhenUsed/>
    <w:qFormat/>
    <w:uiPriority w:val="99"/>
    <w:pPr>
      <w:ind w:firstLine="420" w:firstLineChars="100"/>
    </w:pPr>
    <w:rPr>
      <w:rFonts w:eastAsiaTheme="minorEastAsia" w:cstheme="minorBidi"/>
      <w:sz w:val="28"/>
      <w:szCs w:val="22"/>
    </w:rPr>
  </w:style>
  <w:style w:type="table" w:styleId="18">
    <w:name w:val="Table Grid"/>
    <w:basedOn w:val="17"/>
    <w:qFormat/>
    <w:uiPriority w:val="59"/>
    <w:rPr>
      <w:rFonts w:ascii="Calibri" w:hAnsi="Calibri" w:eastAsia="Times New Roman"/>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qFormat/>
    <w:uiPriority w:val="0"/>
    <w:rPr>
      <w:b/>
    </w:rPr>
  </w:style>
  <w:style w:type="character" w:styleId="21">
    <w:name w:val="page number"/>
    <w:basedOn w:val="19"/>
    <w:qFormat/>
    <w:uiPriority w:val="0"/>
  </w:style>
  <w:style w:type="character" w:styleId="22">
    <w:name w:val="Emphasis"/>
    <w:basedOn w:val="19"/>
    <w:qFormat/>
    <w:uiPriority w:val="20"/>
    <w:rPr>
      <w:i/>
      <w:iCs/>
    </w:rPr>
  </w:style>
  <w:style w:type="character" w:styleId="23">
    <w:name w:val="line number"/>
    <w:basedOn w:val="19"/>
    <w:qFormat/>
    <w:uiPriority w:val="0"/>
  </w:style>
  <w:style w:type="character" w:styleId="24">
    <w:name w:val="Hyperlink"/>
    <w:unhideWhenUsed/>
    <w:qFormat/>
    <w:uiPriority w:val="99"/>
    <w:rPr>
      <w:color w:val="0000FF"/>
      <w:u w:val="single"/>
    </w:rPr>
  </w:style>
  <w:style w:type="character" w:styleId="25">
    <w:name w:val="HTML Code"/>
    <w:basedOn w:val="19"/>
    <w:semiHidden/>
    <w:unhideWhenUsed/>
    <w:qFormat/>
    <w:uiPriority w:val="0"/>
    <w:rPr>
      <w:rFonts w:ascii="Courier New" w:hAnsi="Courier New"/>
      <w:sz w:val="20"/>
    </w:rPr>
  </w:style>
  <w:style w:type="character" w:styleId="26">
    <w:name w:val="annotation reference"/>
    <w:basedOn w:val="19"/>
    <w:qFormat/>
    <w:uiPriority w:val="0"/>
    <w:rPr>
      <w:sz w:val="21"/>
      <w:szCs w:val="21"/>
    </w:rPr>
  </w:style>
  <w:style w:type="character" w:customStyle="1" w:styleId="27">
    <w:name w:val="正文字符"/>
    <w:qFormat/>
    <w:uiPriority w:val="0"/>
    <w:rPr>
      <w:rFonts w:ascii="Times New Roman" w:hAnsi="Times New Roman" w:eastAsia="宋体"/>
      <w:spacing w:val="6"/>
      <w:position w:val="0"/>
      <w:sz w:val="26"/>
    </w:rPr>
  </w:style>
  <w:style w:type="paragraph" w:customStyle="1" w:styleId="28">
    <w:name w:val="缺省文本"/>
    <w:basedOn w:val="1"/>
    <w:qFormat/>
    <w:uiPriority w:val="0"/>
    <w:pPr>
      <w:autoSpaceDE w:val="0"/>
      <w:autoSpaceDN w:val="0"/>
      <w:adjustRightInd w:val="0"/>
      <w:jc w:val="left"/>
    </w:pPr>
    <w:rPr>
      <w:kern w:val="0"/>
      <w:sz w:val="24"/>
    </w:rPr>
  </w:style>
  <w:style w:type="paragraph" w:customStyle="1" w:styleId="29">
    <w:name w:val="正文缺省 Char"/>
    <w:basedOn w:val="1"/>
    <w:qFormat/>
    <w:uiPriority w:val="0"/>
    <w:pPr>
      <w:spacing w:line="360" w:lineRule="auto"/>
      <w:ind w:firstLine="200" w:firstLineChars="200"/>
    </w:pPr>
    <w:rPr>
      <w:szCs w:val="21"/>
      <w:lang w:val="en-GB"/>
    </w:rPr>
  </w:style>
  <w:style w:type="character" w:customStyle="1" w:styleId="30">
    <w:name w:val="正文缺省 Char Char"/>
    <w:qFormat/>
    <w:uiPriority w:val="0"/>
    <w:rPr>
      <w:rFonts w:eastAsia="宋体"/>
      <w:kern w:val="2"/>
      <w:sz w:val="21"/>
      <w:szCs w:val="21"/>
      <w:lang w:val="en-GB" w:eastAsia="zh-CN" w:bidi="ar-SA"/>
    </w:rPr>
  </w:style>
  <w:style w:type="paragraph" w:customStyle="1" w:styleId="31">
    <w:name w:val="正文缺省 Char Char Char Char"/>
    <w:basedOn w:val="1"/>
    <w:qFormat/>
    <w:uiPriority w:val="0"/>
    <w:pPr>
      <w:spacing w:line="360" w:lineRule="auto"/>
      <w:ind w:firstLine="200" w:firstLineChars="200"/>
    </w:pPr>
    <w:rPr>
      <w:szCs w:val="21"/>
      <w:lang w:val="en-GB"/>
    </w:rPr>
  </w:style>
  <w:style w:type="character" w:customStyle="1" w:styleId="32">
    <w:name w:val="正文缺省 Char Char Char Char Char"/>
    <w:qFormat/>
    <w:uiPriority w:val="0"/>
    <w:rPr>
      <w:rFonts w:eastAsia="宋体"/>
      <w:kern w:val="2"/>
      <w:sz w:val="21"/>
      <w:szCs w:val="21"/>
      <w:lang w:val="en-GB" w:eastAsia="zh-CN" w:bidi="ar-SA"/>
    </w:rPr>
  </w:style>
  <w:style w:type="paragraph" w:customStyle="1" w:styleId="33">
    <w:name w:val="正文缺省"/>
    <w:basedOn w:val="1"/>
    <w:qFormat/>
    <w:uiPriority w:val="0"/>
    <w:pPr>
      <w:spacing w:line="360" w:lineRule="auto"/>
      <w:ind w:firstLine="200" w:firstLineChars="200"/>
    </w:pPr>
    <w:rPr>
      <w:szCs w:val="21"/>
      <w:lang w:val="en-GB"/>
    </w:rPr>
  </w:style>
  <w:style w:type="paragraph" w:customStyle="1" w:styleId="34">
    <w:name w:val="正文缺省 Char Char Char"/>
    <w:basedOn w:val="1"/>
    <w:qFormat/>
    <w:uiPriority w:val="0"/>
    <w:pPr>
      <w:spacing w:line="360" w:lineRule="auto"/>
      <w:ind w:firstLine="200" w:firstLineChars="200"/>
    </w:pPr>
    <w:rPr>
      <w:szCs w:val="21"/>
      <w:lang w:val="en-GB"/>
    </w:rPr>
  </w:style>
  <w:style w:type="character" w:customStyle="1" w:styleId="35">
    <w:name w:val="批注框文本 字符"/>
    <w:link w:val="10"/>
    <w:qFormat/>
    <w:uiPriority w:val="99"/>
    <w:rPr>
      <w:kern w:val="2"/>
      <w:sz w:val="18"/>
      <w:szCs w:val="18"/>
    </w:rPr>
  </w:style>
  <w:style w:type="paragraph" w:customStyle="1" w:styleId="36">
    <w:name w:val="Numbered Paragraph"/>
    <w:basedOn w:val="1"/>
    <w:link w:val="37"/>
    <w:qFormat/>
    <w:uiPriority w:val="0"/>
    <w:pPr>
      <w:widowControl/>
      <w:numPr>
        <w:ilvl w:val="0"/>
        <w:numId w:val="1"/>
      </w:numPr>
      <w:tabs>
        <w:tab w:val="left" w:pos="1080"/>
      </w:tabs>
      <w:spacing w:line="360" w:lineRule="auto"/>
    </w:pPr>
    <w:rPr>
      <w:rFonts w:ascii="Arial" w:hAnsi="Arial"/>
      <w:kern w:val="0"/>
      <w:sz w:val="24"/>
      <w:szCs w:val="20"/>
      <w:lang w:val="zh-CN" w:eastAsia="en-US"/>
    </w:rPr>
  </w:style>
  <w:style w:type="character" w:customStyle="1" w:styleId="37">
    <w:name w:val="Numbered Paragraph Char"/>
    <w:link w:val="36"/>
    <w:qFormat/>
    <w:locked/>
    <w:uiPriority w:val="0"/>
    <w:rPr>
      <w:rFonts w:ascii="Arial" w:hAnsi="Arial"/>
      <w:sz w:val="24"/>
      <w:lang w:eastAsia="en-US"/>
    </w:rPr>
  </w:style>
  <w:style w:type="character" w:customStyle="1" w:styleId="38">
    <w:name w:val="批注文字 字符"/>
    <w:link w:val="6"/>
    <w:qFormat/>
    <w:uiPriority w:val="99"/>
    <w:rPr>
      <w:kern w:val="2"/>
      <w:sz w:val="21"/>
      <w:szCs w:val="24"/>
    </w:rPr>
  </w:style>
  <w:style w:type="character" w:customStyle="1" w:styleId="39">
    <w:name w:val="批注主题 字符"/>
    <w:link w:val="15"/>
    <w:qFormat/>
    <w:uiPriority w:val="99"/>
    <w:rPr>
      <w:b/>
      <w:bCs/>
      <w:kern w:val="2"/>
      <w:sz w:val="21"/>
      <w:szCs w:val="24"/>
    </w:rPr>
  </w:style>
  <w:style w:type="paragraph" w:customStyle="1" w:styleId="40">
    <w:name w:val="彩色底纹 - 着色 11"/>
    <w:hidden/>
    <w:semiHidden/>
    <w:qFormat/>
    <w:uiPriority w:val="99"/>
    <w:rPr>
      <w:rFonts w:ascii="Times New Roman" w:hAnsi="Times New Roman" w:eastAsia="宋体" w:cs="Times New Roman"/>
      <w:kern w:val="2"/>
      <w:sz w:val="21"/>
      <w:szCs w:val="24"/>
      <w:lang w:val="en-US" w:eastAsia="zh-CN" w:bidi="ar-SA"/>
    </w:rPr>
  </w:style>
  <w:style w:type="character" w:customStyle="1" w:styleId="41">
    <w:name w:val="apple-converted-space"/>
    <w:qFormat/>
    <w:uiPriority w:val="0"/>
  </w:style>
  <w:style w:type="character" w:customStyle="1" w:styleId="42">
    <w:name w:val="页脚 字符"/>
    <w:link w:val="11"/>
    <w:qFormat/>
    <w:uiPriority w:val="99"/>
    <w:rPr>
      <w:spacing w:val="6"/>
      <w:sz w:val="18"/>
    </w:rPr>
  </w:style>
  <w:style w:type="paragraph" w:styleId="43">
    <w:name w:val="List Paragraph"/>
    <w:basedOn w:val="1"/>
    <w:qFormat/>
    <w:uiPriority w:val="34"/>
    <w:pPr>
      <w:widowControl/>
      <w:ind w:firstLine="420"/>
    </w:pPr>
    <w:rPr>
      <w:rFonts w:ascii="Calibri" w:hAnsi="Calibri" w:cs="Calibri"/>
      <w:kern w:val="0"/>
      <w:szCs w:val="21"/>
    </w:rPr>
  </w:style>
  <w:style w:type="character" w:customStyle="1" w:styleId="44">
    <w:name w:val="HTML 预设格式 字符"/>
    <w:link w:val="13"/>
    <w:qFormat/>
    <w:uiPriority w:val="99"/>
    <w:rPr>
      <w:rFonts w:ascii="宋体" w:hAnsi="宋体" w:cs="宋体"/>
      <w:sz w:val="24"/>
      <w:szCs w:val="24"/>
    </w:rPr>
  </w:style>
  <w:style w:type="paragraph" w:customStyle="1" w:styleId="45">
    <w:name w:val="修订1"/>
    <w:hidden/>
    <w:semiHidden/>
    <w:qFormat/>
    <w:uiPriority w:val="99"/>
    <w:rPr>
      <w:rFonts w:ascii="Times New Roman" w:hAnsi="Times New Roman" w:eastAsia="宋体" w:cs="Times New Roman"/>
      <w:kern w:val="2"/>
      <w:sz w:val="21"/>
      <w:szCs w:val="24"/>
      <w:lang w:val="en-US" w:eastAsia="zh-CN" w:bidi="ar-SA"/>
    </w:rPr>
  </w:style>
  <w:style w:type="character" w:customStyle="1" w:styleId="46">
    <w:name w:val="标题 1 字符"/>
    <w:basedOn w:val="19"/>
    <w:link w:val="2"/>
    <w:qFormat/>
    <w:uiPriority w:val="0"/>
    <w:rPr>
      <w:rFonts w:eastAsia="楷体"/>
      <w:b/>
      <w:sz w:val="36"/>
    </w:rPr>
  </w:style>
  <w:style w:type="character" w:customStyle="1" w:styleId="47">
    <w:name w:val="页眉 字符"/>
    <w:basedOn w:val="19"/>
    <w:link w:val="12"/>
    <w:qFormat/>
    <w:uiPriority w:val="99"/>
    <w:rPr>
      <w:kern w:val="2"/>
      <w:sz w:val="18"/>
      <w:szCs w:val="18"/>
    </w:rPr>
  </w:style>
  <w:style w:type="paragraph" w:styleId="48">
    <w:name w:val="No Spacing"/>
    <w:link w:val="49"/>
    <w:qFormat/>
    <w:uiPriority w:val="1"/>
    <w:rPr>
      <w:rFonts w:ascii="Calibri" w:hAnsi="Calibri" w:eastAsia="宋体" w:cs="Times New Roman"/>
      <w:sz w:val="22"/>
      <w:szCs w:val="22"/>
      <w:lang w:val="en-US" w:eastAsia="zh-CN" w:bidi="ar-SA"/>
    </w:rPr>
  </w:style>
  <w:style w:type="character" w:customStyle="1" w:styleId="49">
    <w:name w:val="无间隔 字符"/>
    <w:basedOn w:val="19"/>
    <w:link w:val="48"/>
    <w:qFormat/>
    <w:uiPriority w:val="1"/>
    <w:rPr>
      <w:rFonts w:ascii="Calibri" w:hAnsi="Calibri"/>
      <w:sz w:val="22"/>
      <w:szCs w:val="22"/>
      <w:lang w:val="en-US" w:eastAsia="zh-CN" w:bidi="ar-SA"/>
    </w:rPr>
  </w:style>
  <w:style w:type="character" w:customStyle="1" w:styleId="50">
    <w:name w:val="正文文本 字符"/>
    <w:basedOn w:val="19"/>
    <w:link w:val="7"/>
    <w:qFormat/>
    <w:uiPriority w:val="0"/>
    <w:rPr>
      <w:kern w:val="2"/>
      <w:sz w:val="21"/>
      <w:szCs w:val="24"/>
    </w:rPr>
  </w:style>
  <w:style w:type="character" w:customStyle="1" w:styleId="51">
    <w:name w:val="正文文本首行缩进 字符"/>
    <w:basedOn w:val="50"/>
    <w:link w:val="16"/>
    <w:qFormat/>
    <w:uiPriority w:val="99"/>
    <w:rPr>
      <w:rFonts w:eastAsiaTheme="minorEastAsia" w:cstheme="minorBidi"/>
      <w:kern w:val="2"/>
      <w:sz w:val="28"/>
      <w:szCs w:val="22"/>
    </w:rPr>
  </w:style>
  <w:style w:type="paragraph" w:customStyle="1" w:styleId="52">
    <w:name w:val="申请撰写正文"/>
    <w:basedOn w:val="8"/>
    <w:qFormat/>
    <w:uiPriority w:val="99"/>
    <w:pPr>
      <w:overflowPunct w:val="0"/>
      <w:adjustRightInd/>
      <w:spacing w:line="240" w:lineRule="auto"/>
      <w:ind w:firstLine="200" w:firstLineChars="200"/>
      <w:textAlignment w:val="auto"/>
    </w:pPr>
    <w:rPr>
      <w:rFonts w:eastAsia="宋体"/>
      <w:spacing w:val="0"/>
      <w:kern w:val="2"/>
      <w:szCs w:val="28"/>
    </w:rPr>
  </w:style>
  <w:style w:type="paragraph" w:customStyle="1" w:styleId="53">
    <w:name w:val="7表格2：表头（前后2磅，居中）"/>
    <w:basedOn w:val="54"/>
    <w:next w:val="54"/>
    <w:qFormat/>
    <w:uiPriority w:val="0"/>
    <w:pPr>
      <w:jc w:val="both"/>
    </w:pPr>
  </w:style>
  <w:style w:type="paragraph" w:customStyle="1" w:styleId="54">
    <w:name w:val="7表格3：表中文字居左"/>
    <w:qFormat/>
    <w:uiPriority w:val="0"/>
    <w:pPr>
      <w:spacing w:before="40" w:after="40"/>
    </w:pPr>
    <w:rPr>
      <w:rFonts w:ascii="Arial" w:hAnsi="Arial" w:eastAsia="宋体" w:cs="宋体"/>
      <w:sz w:val="18"/>
      <w:lang w:val="en-US" w:eastAsia="zh-CN" w:bidi="ar-SA"/>
    </w:rPr>
  </w:style>
  <w:style w:type="paragraph" w:customStyle="1" w:styleId="55">
    <w:name w:val="List Paragraph1"/>
    <w:basedOn w:val="1"/>
    <w:link w:val="56"/>
    <w:unhideWhenUsed/>
    <w:qFormat/>
    <w:uiPriority w:val="34"/>
    <w:pPr>
      <w:ind w:firstLine="420" w:firstLineChars="200"/>
    </w:pPr>
    <w:rPr>
      <w:rFonts w:eastAsiaTheme="minorEastAsia"/>
    </w:rPr>
  </w:style>
  <w:style w:type="character" w:customStyle="1" w:styleId="56">
    <w:name w:val="List Paragraph Char"/>
    <w:link w:val="55"/>
    <w:qFormat/>
    <w:locked/>
    <w:uiPriority w:val="34"/>
    <w:rPr>
      <w:rFonts w:eastAsiaTheme="minorEastAsia"/>
      <w:kern w:val="2"/>
      <w:sz w:val="21"/>
      <w:szCs w:val="24"/>
    </w:rPr>
  </w:style>
  <w:style w:type="paragraph" w:customStyle="1" w:styleId="57">
    <w:name w:val="名称"/>
    <w:basedOn w:val="1"/>
    <w:qFormat/>
    <w:uiPriority w:val="0"/>
    <w:pPr>
      <w:snapToGrid w:val="0"/>
      <w:spacing w:line="360" w:lineRule="auto"/>
      <w:jc w:val="center"/>
      <w:textAlignment w:val="baseline"/>
    </w:pPr>
    <w:rPr>
      <w:rFonts w:eastAsia="楷体_GB2312"/>
      <w:b/>
      <w:snapToGrid w:val="0"/>
      <w:spacing w:val="240"/>
      <w:kern w:val="0"/>
      <w:sz w:val="36"/>
      <w:szCs w:val="28"/>
    </w:rPr>
  </w:style>
  <w:style w:type="paragraph" w:customStyle="1" w:styleId="58">
    <w:name w:val="样式 正文缩进d + 首行缩进:  2 字符 段前: 0.35 行"/>
    <w:basedOn w:val="4"/>
    <w:link w:val="59"/>
    <w:qFormat/>
    <w:uiPriority w:val="0"/>
    <w:pPr>
      <w:adjustRightInd w:val="0"/>
      <w:snapToGrid w:val="0"/>
      <w:spacing w:beforeLines="35" w:line="460" w:lineRule="exact"/>
      <w:ind w:firstLine="560"/>
      <w:textAlignment w:val="baseline"/>
    </w:pPr>
    <w:rPr>
      <w:rFonts w:eastAsia="楷体_GB2312"/>
      <w:snapToGrid w:val="0"/>
      <w:kern w:val="0"/>
      <w:sz w:val="28"/>
      <w:szCs w:val="20"/>
      <w:lang w:val="zh-CN"/>
    </w:rPr>
  </w:style>
  <w:style w:type="character" w:customStyle="1" w:styleId="59">
    <w:name w:val="样式 正文缩进d + 首行缩进:  2 字符 段前: 0.35 行 Char"/>
    <w:link w:val="58"/>
    <w:qFormat/>
    <w:uiPriority w:val="0"/>
    <w:rPr>
      <w:rFonts w:eastAsia="楷体_GB2312"/>
      <w:snapToGrid w:val="0"/>
      <w:sz w:val="28"/>
      <w:lang w:val="zh-CN" w:eastAsia="zh-CN"/>
    </w:rPr>
  </w:style>
  <w:style w:type="paragraph" w:customStyle="1" w:styleId="60">
    <w:name w:val="论文正文"/>
    <w:basedOn w:val="1"/>
    <w:qFormat/>
    <w:uiPriority w:val="0"/>
    <w:pPr>
      <w:snapToGrid w:val="0"/>
      <w:spacing w:line="400" w:lineRule="exact"/>
      <w:ind w:firstLine="200" w:firstLineChars="200"/>
    </w:pPr>
    <w:rPr>
      <w:szCs w:val="21"/>
    </w:rPr>
  </w:style>
  <w:style w:type="table" w:customStyle="1" w:styleId="61">
    <w:name w:val="三线表"/>
    <w:basedOn w:val="17"/>
    <w:qFormat/>
    <w:uiPriority w:val="99"/>
    <w:rPr>
      <w:sz w:val="18"/>
      <w:szCs w:val="21"/>
    </w:rPr>
    <w:tblPr>
      <w:jc w:val="center"/>
      <w:tblBorders>
        <w:top w:val="single" w:color="auto" w:sz="12" w:space="0"/>
        <w:bottom w:val="single" w:color="auto" w:sz="12" w:space="0"/>
      </w:tblBorders>
    </w:tblPr>
    <w:trPr>
      <w:jc w:val="center"/>
    </w:trPr>
    <w:tblStylePr w:type="firstRow">
      <w:tcPr>
        <w:tcBorders>
          <w:top w:val="single" w:color="auto" w:sz="12" w:space="0"/>
          <w:left w:val="nil"/>
          <w:bottom w:val="single" w:color="auto" w:sz="6" w:space="0"/>
          <w:right w:val="nil"/>
          <w:insideH w:val="nil"/>
          <w:insideV w:val="nil"/>
          <w:tl2br w:val="nil"/>
          <w:tr2bl w:val="nil"/>
        </w:tcBorders>
      </w:tcPr>
    </w:tblStylePr>
  </w:style>
  <w:style w:type="paragraph" w:customStyle="1" w:styleId="62">
    <w:name w:val="????????¡§????????????¡§?????????????¨¬??????????¡§?????????¡§???????????¡§????o????????????¨¬??????????¡§?????????¡§????"/>
    <w:basedOn w:val="1"/>
    <w:qFormat/>
    <w:uiPriority w:val="0"/>
    <w:pPr>
      <w:widowControl/>
      <w:overflowPunct w:val="0"/>
      <w:autoSpaceDE w:val="0"/>
      <w:autoSpaceDN w:val="0"/>
      <w:adjustRightInd w:val="0"/>
      <w:jc w:val="left"/>
      <w:textAlignment w:val="baseline"/>
    </w:pPr>
    <w:rPr>
      <w:kern w:val="0"/>
      <w:szCs w:val="20"/>
    </w:rPr>
  </w:style>
  <w:style w:type="paragraph" w:customStyle="1" w:styleId="63">
    <w:name w:val="公式居中"/>
    <w:basedOn w:val="64"/>
    <w:qFormat/>
    <w:uiPriority w:val="0"/>
    <w:pPr>
      <w:tabs>
        <w:tab w:val="center" w:pos="5380"/>
        <w:tab w:val="right" w:pos="10760"/>
      </w:tabs>
      <w:spacing w:line="240" w:lineRule="auto"/>
      <w:ind w:firstLine="200"/>
    </w:pPr>
  </w:style>
  <w:style w:type="paragraph" w:customStyle="1" w:styleId="64">
    <w:name w:val="MTDisplayEquation"/>
    <w:basedOn w:val="1"/>
    <w:next w:val="1"/>
    <w:qFormat/>
    <w:uiPriority w:val="0"/>
    <w:pPr>
      <w:widowControl/>
      <w:tabs>
        <w:tab w:val="center" w:pos="5380"/>
        <w:tab w:val="right" w:pos="10760"/>
      </w:tabs>
      <w:spacing w:line="580" w:lineRule="exact"/>
      <w:ind w:firstLine="420" w:firstLineChars="200"/>
    </w:pPr>
    <w:rPr>
      <w:rFonts w:ascii="微软雅黑" w:hAnsi="微软雅黑" w:eastAsia="微软雅黑"/>
      <w:szCs w:val="21"/>
    </w:rPr>
  </w:style>
  <w:style w:type="paragraph" w:customStyle="1" w:styleId="65">
    <w:name w:val="图片"/>
    <w:basedOn w:val="60"/>
    <w:next w:val="60"/>
    <w:qFormat/>
    <w:uiPriority w:val="0"/>
    <w:pPr>
      <w:spacing w:line="240" w:lineRule="auto"/>
      <w:ind w:firstLine="0" w:firstLineChars="0"/>
      <w:jc w:val="center"/>
    </w:pPr>
  </w:style>
  <w:style w:type="character" w:customStyle="1" w:styleId="66">
    <w:name w:val="不明显强调1"/>
    <w:basedOn w:val="19"/>
    <w:qFormat/>
    <w:uiPriority w:val="19"/>
    <w:rPr>
      <w:i/>
      <w:iCs/>
      <w:color w:val="404040" w:themeColor="text1" w:themeTint="BF"/>
      <w14:textFill>
        <w14:solidFill>
          <w14:schemeClr w14:val="tx1">
            <w14:lumMod w14:val="75000"/>
            <w14:lumOff w14:val="25000"/>
          </w14:schemeClr>
        </w14:solidFill>
      </w14:textFill>
    </w:rPr>
  </w:style>
  <w:style w:type="paragraph" w:customStyle="1" w:styleId="67">
    <w:name w:val="表标题"/>
    <w:basedOn w:val="5"/>
    <w:qFormat/>
    <w:uiPriority w:val="0"/>
    <w:pPr>
      <w:keepNext/>
      <w:spacing w:before="100" w:beforeLines="100"/>
      <w:textAlignment w:val="center"/>
    </w:pPr>
    <w:rPr>
      <w:rFonts w:cstheme="majorBidi"/>
    </w:rPr>
  </w:style>
  <w:style w:type="paragraph" w:customStyle="1" w:styleId="68">
    <w:name w:val="表"/>
    <w:basedOn w:val="1"/>
    <w:qFormat/>
    <w:uiPriority w:val="0"/>
    <w:pPr>
      <w:widowControl/>
      <w:spacing w:line="400" w:lineRule="exact"/>
      <w:jc w:val="center"/>
      <w:textAlignment w:val="center"/>
    </w:pPr>
    <w:rPr>
      <w:szCs w:val="22"/>
    </w:rPr>
  </w:style>
  <w:style w:type="paragraph" w:styleId="69">
    <w:name w:val="Quote"/>
    <w:basedOn w:val="1"/>
    <w:next w:val="1"/>
    <w:qFormat/>
    <w:uiPriority w:val="29"/>
    <w:pPr>
      <w:ind w:left="862" w:right="862"/>
      <w:jc w:val="center"/>
      <w:textAlignment w:val="center"/>
    </w:pPr>
    <w:rPr>
      <w:iCs/>
      <w:color w:val="404040" w:themeColor="text1" w:themeTint="BF"/>
      <w14:textFill>
        <w14:solidFill>
          <w14:schemeClr w14:val="tx1">
            <w14:lumMod w14:val="75000"/>
            <w14:lumOff w14:val="25000"/>
          </w14:schemeClr>
        </w14:solidFill>
      </w14:textFill>
    </w:rPr>
  </w:style>
  <w:style w:type="paragraph" w:customStyle="1" w:styleId="70">
    <w:name w:val="修订2"/>
    <w:hidden/>
    <w:unhideWhenUsed/>
    <w:qFormat/>
    <w:uiPriority w:val="99"/>
    <w:rPr>
      <w:rFonts w:ascii="Times New Roman" w:hAnsi="Times New Roman" w:eastAsia="宋体" w:cs="Times New Roman"/>
      <w:kern w:val="2"/>
      <w:sz w:val="21"/>
      <w:szCs w:val="24"/>
      <w:lang w:val="en-US" w:eastAsia="zh-CN" w:bidi="ar-SA"/>
    </w:rPr>
  </w:style>
  <w:style w:type="paragraph" w:customStyle="1" w:styleId="71">
    <w:name w:val="正文1"/>
    <w:link w:val="72"/>
    <w:qFormat/>
    <w:uiPriority w:val="0"/>
    <w:pPr>
      <w:spacing w:line="360" w:lineRule="auto"/>
      <w:ind w:firstLine="640" w:firstLineChars="200"/>
    </w:pPr>
    <w:rPr>
      <w:rFonts w:ascii="Times New Roman" w:hAnsi="Times New Roman" w:eastAsia="宋体" w:cs="Times New Roman"/>
      <w:sz w:val="24"/>
      <w:lang w:val="en-US" w:eastAsia="zh-CN" w:bidi="ar-SA"/>
    </w:rPr>
  </w:style>
  <w:style w:type="character" w:customStyle="1" w:styleId="72">
    <w:name w:val="正文1 Char"/>
    <w:link w:val="71"/>
    <w:qFormat/>
    <w:uiPriority w:val="0"/>
    <w:rPr>
      <w:rFonts w:ascii="Times New Roman" w:hAnsi="Times New Roman" w:cs="Times New Roman"/>
      <w:sz w:val="24"/>
    </w:rPr>
  </w:style>
  <w:style w:type="paragraph" w:customStyle="1" w:styleId="73">
    <w:name w:val="修订3"/>
    <w:hidden/>
    <w:unhideWhenUsed/>
    <w:qFormat/>
    <w:uiPriority w:val="99"/>
    <w:rPr>
      <w:rFonts w:ascii="Times New Roman" w:hAnsi="Times New Roman" w:eastAsia="宋体" w:cs="Times New Roman"/>
      <w:kern w:val="2"/>
      <w:sz w:val="21"/>
      <w:szCs w:val="24"/>
      <w:lang w:val="en-US" w:eastAsia="zh-CN" w:bidi="ar-SA"/>
    </w:rPr>
  </w:style>
  <w:style w:type="paragraph" w:customStyle="1" w:styleId="74">
    <w:name w:val="修订4"/>
    <w:hidden/>
    <w:unhideWhenUsed/>
    <w:qFormat/>
    <w:uiPriority w:val="99"/>
    <w:rPr>
      <w:rFonts w:ascii="Times New Roman" w:hAnsi="Times New Roman" w:eastAsia="宋体" w:cs="Times New Roman"/>
      <w:kern w:val="2"/>
      <w:sz w:val="21"/>
      <w:szCs w:val="24"/>
      <w:lang w:val="en-US" w:eastAsia="zh-CN" w:bidi="ar-SA"/>
    </w:rPr>
  </w:style>
  <w:style w:type="paragraph" w:customStyle="1" w:styleId="75">
    <w:name w:val="Revision"/>
    <w:hidden/>
    <w:unhideWhenUsed/>
    <w:qFormat/>
    <w:uiPriority w:val="99"/>
    <w:rPr>
      <w:rFonts w:ascii="Times New Roman" w:hAnsi="Times New Roman" w:eastAsia="宋体" w:cs="Times New Roman"/>
      <w:kern w:val="2"/>
      <w:sz w:val="21"/>
      <w:szCs w:val="24"/>
      <w:lang w:val="en-US" w:eastAsia="zh-CN" w:bidi="ar-SA"/>
    </w:rPr>
  </w:style>
  <w:style w:type="character" w:customStyle="1" w:styleId="76">
    <w:name w:val="container-mbkw8x"/>
    <w:basedOn w:val="19"/>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7" Type="http://schemas.microsoft.com/office/2011/relationships/people" Target="people.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numbering" Target="numbering.xml"/><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svg"/><Relationship Id="rId15" Type="http://schemas.openxmlformats.org/officeDocument/2006/relationships/image" Target="media/image2.png"/><Relationship Id="rId14" Type="http://schemas.openxmlformats.org/officeDocument/2006/relationships/oleObject" Target="embeddings/oleObject2.bin"/><Relationship Id="rId13" Type="http://schemas.openxmlformats.org/officeDocument/2006/relationships/image" Target="media/image1.emf"/><Relationship Id="rId12" Type="http://schemas.openxmlformats.org/officeDocument/2006/relationships/oleObject" Target="embeddings/oleObject1.bin"/><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713C7-6A73-4CB4-88BE-6BA9FEA301B4}">
  <ds:schemaRefs/>
</ds:datastoreItem>
</file>

<file path=docProps/app.xml><?xml version="1.0" encoding="utf-8"?>
<Properties xmlns="http://schemas.openxmlformats.org/officeDocument/2006/extended-properties" xmlns:vt="http://schemas.openxmlformats.org/officeDocument/2006/docPropsVTypes">
  <Template>文本-附图.dot</Template>
  <Company>haier</Company>
  <Pages>20</Pages>
  <Words>11492</Words>
  <Characters>12474</Characters>
  <Lines>88</Lines>
  <Paragraphs>24</Paragraphs>
  <TotalTime>14</TotalTime>
  <ScaleCrop>false</ScaleCrop>
  <LinksUpToDate>false</LinksUpToDate>
  <CharactersWithSpaces>12485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2025-04-10T00:40:00Z</dcterms:created>
  <dc:creator>zhouwen</dc:creator>
  <cp:lastModifiedBy>赖国梁</cp:lastModifiedBy>
  <cp:lastPrinted>2019-02-26T02:44:00Z</cp:lastPrinted>
  <dcterms:modified xsi:type="dcterms:W3CDTF">2026-05-25T04:06:12Z</dcterms:modified>
  <dc:title>说   明   书   摘   要</dc:title>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MTWinEqns">
    <vt:bool>true</vt:bool>
  </property>
  <property fmtid="{D5CDD505-2E9C-101B-9397-08002B2CF9AE}" pid="4" name="ICV">
    <vt:lpwstr>FC00AC797C134C33BF37C179001FC3AD_13</vt:lpwstr>
  </property>
  <property fmtid="{D5CDD505-2E9C-101B-9397-08002B2CF9AE}" pid="5" name="KSOTemplateDocerSaveRecord">
    <vt:lpwstr>eyJoZGlkIjoiZjFmZWIzNDg2MmIzZjExOTIzMmViNTBmYTMwYTk0ZWYiLCJ1c2VySWQiOiIxNjg1MTcyMDg4In0=</vt:lpwstr>
  </property>
</Properties>
</file>